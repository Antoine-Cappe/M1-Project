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DA13" w14:textId="16EF03C8" w:rsidR="003930FD" w:rsidRPr="00F71A7C" w:rsidRDefault="00A93486" w:rsidP="009347C9">
      <w:pPr>
        <w:jc w:val="both"/>
        <w:rPr>
          <w:b/>
          <w:bCs/>
          <w:sz w:val="56"/>
          <w:szCs w:val="56"/>
          <w:lang w:val="en-GB"/>
        </w:rPr>
      </w:pPr>
      <w:r w:rsidRPr="00F71A7C">
        <w:rPr>
          <w:b/>
          <w:bCs/>
          <w:noProof/>
          <w:sz w:val="72"/>
          <w:szCs w:val="72"/>
          <w:lang w:val="en-GB"/>
        </w:rPr>
        <w:drawing>
          <wp:anchor distT="0" distB="0" distL="114300" distR="114300" simplePos="0" relativeHeight="251658240" behindDoc="0" locked="0" layoutInCell="1" allowOverlap="1" wp14:anchorId="6D2C0AA4" wp14:editId="22340FC0">
            <wp:simplePos x="0" y="0"/>
            <wp:positionH relativeFrom="column">
              <wp:posOffset>3809365</wp:posOffset>
            </wp:positionH>
            <wp:positionV relativeFrom="paragraph">
              <wp:posOffset>-534035</wp:posOffset>
            </wp:positionV>
            <wp:extent cx="2567940" cy="1066800"/>
            <wp:effectExtent l="0" t="0" r="381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7567" w:rsidRPr="00F71A7C">
        <w:rPr>
          <w:b/>
          <w:sz w:val="28"/>
          <w:szCs w:val="28"/>
          <w:lang w:val="en-GB"/>
        </w:rPr>
        <w:t>Proje</w:t>
      </w:r>
      <w:r w:rsidR="00E044C2" w:rsidRPr="00F71A7C">
        <w:rPr>
          <w:b/>
          <w:sz w:val="28"/>
          <w:szCs w:val="28"/>
          <w:lang w:val="en-GB"/>
        </w:rPr>
        <w:t>c</w:t>
      </w:r>
      <w:r w:rsidR="00D07567" w:rsidRPr="00F71A7C">
        <w:rPr>
          <w:b/>
          <w:sz w:val="28"/>
          <w:szCs w:val="28"/>
          <w:lang w:val="en-GB"/>
        </w:rPr>
        <w:t>t M1 S2 – 2021</w:t>
      </w:r>
    </w:p>
    <w:p w14:paraId="53D10AED" w14:textId="55CBB689" w:rsidR="003930FD" w:rsidRPr="00F71A7C" w:rsidRDefault="003930FD" w:rsidP="009347C9">
      <w:pPr>
        <w:jc w:val="both"/>
        <w:rPr>
          <w:b/>
          <w:bCs/>
          <w:sz w:val="56"/>
          <w:szCs w:val="56"/>
          <w:lang w:val="en-GB"/>
        </w:rPr>
      </w:pPr>
    </w:p>
    <w:p w14:paraId="4F45DEE6" w14:textId="07D23205" w:rsidR="003930FD" w:rsidRPr="00F71A7C" w:rsidRDefault="003930FD" w:rsidP="009347C9">
      <w:pPr>
        <w:jc w:val="both"/>
        <w:rPr>
          <w:b/>
          <w:bCs/>
          <w:sz w:val="160"/>
          <w:szCs w:val="160"/>
          <w:lang w:val="en-GB"/>
        </w:rPr>
      </w:pPr>
    </w:p>
    <w:p w14:paraId="78DC8F4A" w14:textId="77777777" w:rsidR="003930FD" w:rsidRPr="00F71A7C" w:rsidRDefault="003930FD" w:rsidP="009347C9">
      <w:pPr>
        <w:jc w:val="both"/>
        <w:rPr>
          <w:b/>
          <w:bCs/>
          <w:sz w:val="56"/>
          <w:szCs w:val="56"/>
          <w:lang w:val="en-GB"/>
        </w:rPr>
      </w:pPr>
    </w:p>
    <w:p w14:paraId="1B64460D" w14:textId="20C11DE5" w:rsidR="00BD52C4" w:rsidRPr="00F71A7C" w:rsidRDefault="00CA5A6D" w:rsidP="005F7648">
      <w:pPr>
        <w:jc w:val="right"/>
        <w:rPr>
          <w:b/>
          <w:color w:val="C00000"/>
          <w:sz w:val="52"/>
          <w:szCs w:val="52"/>
          <w:lang w:val="en-GB"/>
        </w:rPr>
      </w:pPr>
      <w:r w:rsidRPr="00F71A7C">
        <w:rPr>
          <w:b/>
          <w:color w:val="C00000"/>
          <w:sz w:val="52"/>
          <w:szCs w:val="52"/>
          <w:lang w:val="en-GB"/>
        </w:rPr>
        <w:t>Design, manufacture, and test of a three-dimensional cell culture system</w:t>
      </w:r>
    </w:p>
    <w:p w14:paraId="66D53D02" w14:textId="77777777" w:rsidR="00CA5A6D" w:rsidRPr="00F71A7C" w:rsidRDefault="00CA5A6D" w:rsidP="005F7648">
      <w:pPr>
        <w:jc w:val="right"/>
        <w:rPr>
          <w:b/>
          <w:sz w:val="24"/>
          <w:szCs w:val="24"/>
          <w:lang w:val="en-GB"/>
        </w:rPr>
      </w:pPr>
    </w:p>
    <w:p w14:paraId="256BB1AE" w14:textId="4A2D8F37" w:rsidR="008C01C1" w:rsidRPr="00F71A7C" w:rsidRDefault="0041060C" w:rsidP="005F7648">
      <w:pPr>
        <w:jc w:val="right"/>
        <w:rPr>
          <w:b/>
          <w:sz w:val="56"/>
          <w:szCs w:val="56"/>
          <w:lang w:val="en-GB"/>
        </w:rPr>
      </w:pPr>
      <w:r w:rsidRPr="00F71A7C">
        <w:rPr>
          <w:b/>
          <w:sz w:val="56"/>
          <w:szCs w:val="56"/>
          <w:u w:val="single"/>
          <w:lang w:val="en-GB"/>
        </w:rPr>
        <w:t>Documentation</w:t>
      </w:r>
      <w:r w:rsidR="00340E05" w:rsidRPr="00F71A7C">
        <w:rPr>
          <w:b/>
          <w:sz w:val="56"/>
          <w:szCs w:val="56"/>
          <w:lang w:val="en-GB"/>
        </w:rPr>
        <w:t xml:space="preserve"> – BIOCAD</w:t>
      </w:r>
      <w:r w:rsidR="00DD299D" w:rsidRPr="00F71A7C">
        <w:rPr>
          <w:b/>
          <w:sz w:val="56"/>
          <w:szCs w:val="56"/>
          <w:lang w:val="en-GB"/>
        </w:rPr>
        <w:t xml:space="preserve"> </w:t>
      </w:r>
      <w:r w:rsidRPr="00F71A7C">
        <w:rPr>
          <w:b/>
          <w:sz w:val="56"/>
          <w:szCs w:val="56"/>
          <w:lang w:val="en-GB"/>
        </w:rPr>
        <w:t>Interface</w:t>
      </w:r>
    </w:p>
    <w:p w14:paraId="1D9AD3A8" w14:textId="77777777" w:rsidR="00083585" w:rsidRPr="00F71A7C" w:rsidRDefault="00083585" w:rsidP="009347C9">
      <w:pPr>
        <w:jc w:val="both"/>
        <w:rPr>
          <w:lang w:val="en-GB"/>
        </w:rPr>
      </w:pPr>
    </w:p>
    <w:p w14:paraId="1308BA6A" w14:textId="77777777" w:rsidR="00083585" w:rsidRPr="00F71A7C" w:rsidRDefault="00083585" w:rsidP="009347C9">
      <w:pPr>
        <w:jc w:val="both"/>
        <w:rPr>
          <w:lang w:val="en-GB"/>
        </w:rPr>
      </w:pPr>
    </w:p>
    <w:p w14:paraId="5EB8DF5E" w14:textId="77777777" w:rsidR="00083585" w:rsidRPr="00F71A7C" w:rsidRDefault="00083585" w:rsidP="009347C9">
      <w:pPr>
        <w:jc w:val="both"/>
        <w:rPr>
          <w:lang w:val="en-GB"/>
        </w:rPr>
      </w:pPr>
    </w:p>
    <w:p w14:paraId="344A7707" w14:textId="77777777" w:rsidR="00083585" w:rsidRPr="00F71A7C" w:rsidRDefault="00083585" w:rsidP="009347C9">
      <w:pPr>
        <w:jc w:val="both"/>
        <w:rPr>
          <w:lang w:val="en-GB"/>
        </w:rPr>
      </w:pPr>
    </w:p>
    <w:p w14:paraId="1AF8E14B" w14:textId="77777777" w:rsidR="00083585" w:rsidRPr="00F71A7C" w:rsidRDefault="00083585" w:rsidP="009347C9">
      <w:pPr>
        <w:jc w:val="both"/>
        <w:rPr>
          <w:lang w:val="en-GB"/>
        </w:rPr>
      </w:pPr>
    </w:p>
    <w:p w14:paraId="4C1FD6F2" w14:textId="77777777" w:rsidR="00952771" w:rsidRPr="00F71A7C" w:rsidRDefault="00952771" w:rsidP="009347C9">
      <w:pPr>
        <w:jc w:val="both"/>
        <w:rPr>
          <w:lang w:val="en-GB"/>
        </w:rPr>
      </w:pPr>
    </w:p>
    <w:p w14:paraId="26FF7D44" w14:textId="77777777" w:rsidR="000C0719" w:rsidRPr="00F71A7C" w:rsidRDefault="000C0719" w:rsidP="009347C9">
      <w:pPr>
        <w:jc w:val="both"/>
        <w:rPr>
          <w:lang w:val="en-GB"/>
        </w:rPr>
      </w:pPr>
    </w:p>
    <w:p w14:paraId="5B355754" w14:textId="77777777" w:rsidR="000C0719" w:rsidRPr="00F71A7C" w:rsidRDefault="000C0719" w:rsidP="009347C9">
      <w:pPr>
        <w:jc w:val="both"/>
        <w:rPr>
          <w:lang w:val="en-GB"/>
        </w:rPr>
      </w:pPr>
    </w:p>
    <w:p w14:paraId="37B67C7E" w14:textId="77777777" w:rsidR="00083585" w:rsidRPr="00F71A7C" w:rsidRDefault="00083585" w:rsidP="009347C9">
      <w:pPr>
        <w:jc w:val="both"/>
        <w:rPr>
          <w:lang w:val="en-GB"/>
        </w:rPr>
      </w:pPr>
    </w:p>
    <w:p w14:paraId="6A39A071" w14:textId="7FFCA968" w:rsidR="00E067DD" w:rsidRPr="00F71A7C" w:rsidRDefault="00C930AE" w:rsidP="009347C9">
      <w:pPr>
        <w:jc w:val="both"/>
        <w:rPr>
          <w:b/>
          <w:sz w:val="32"/>
          <w:szCs w:val="32"/>
          <w:lang w:val="en-GB"/>
        </w:rPr>
      </w:pPr>
      <w:r w:rsidRPr="00F71A7C">
        <w:rPr>
          <w:b/>
          <w:sz w:val="32"/>
          <w:szCs w:val="32"/>
          <w:u w:val="single"/>
          <w:lang w:val="en-GB"/>
        </w:rPr>
        <w:t>Supervisor</w:t>
      </w:r>
      <w:r w:rsidR="00DE1ACC" w:rsidRPr="00F71A7C">
        <w:rPr>
          <w:b/>
          <w:sz w:val="32"/>
          <w:szCs w:val="32"/>
          <w:lang w:val="en-GB"/>
        </w:rPr>
        <w:t> : Vincent SENEZ</w:t>
      </w:r>
    </w:p>
    <w:p w14:paraId="5DF2CB4C" w14:textId="77777777" w:rsidR="00083585" w:rsidRPr="00F71A7C" w:rsidRDefault="00083585" w:rsidP="009347C9">
      <w:pPr>
        <w:jc w:val="both"/>
        <w:rPr>
          <w:lang w:val="en-GB"/>
        </w:rPr>
      </w:pPr>
    </w:p>
    <w:p w14:paraId="0612C717" w14:textId="6728B0AB" w:rsidR="00083585" w:rsidRPr="00F71A7C" w:rsidRDefault="00083585" w:rsidP="00B85938">
      <w:pPr>
        <w:tabs>
          <w:tab w:val="right" w:pos="9070"/>
        </w:tabs>
        <w:spacing w:after="0"/>
        <w:jc w:val="both"/>
        <w:rPr>
          <w:sz w:val="24"/>
          <w:szCs w:val="24"/>
          <w:lang w:val="en-GB"/>
        </w:rPr>
      </w:pPr>
      <w:proofErr w:type="spellStart"/>
      <w:r w:rsidRPr="00F71A7C">
        <w:rPr>
          <w:sz w:val="28"/>
          <w:szCs w:val="28"/>
          <w:lang w:val="en-GB"/>
        </w:rPr>
        <w:t>Rémi</w:t>
      </w:r>
      <w:proofErr w:type="spellEnd"/>
      <w:r w:rsidRPr="00F71A7C">
        <w:rPr>
          <w:sz w:val="28"/>
          <w:szCs w:val="28"/>
          <w:lang w:val="en-GB"/>
        </w:rPr>
        <w:t xml:space="preserve"> </w:t>
      </w:r>
      <w:r w:rsidRPr="00F71A7C">
        <w:rPr>
          <w:b/>
          <w:sz w:val="28"/>
          <w:szCs w:val="28"/>
          <w:lang w:val="en-GB"/>
        </w:rPr>
        <w:t>ARBACHE</w:t>
      </w:r>
      <w:r w:rsidR="00B85938" w:rsidRPr="00F71A7C">
        <w:rPr>
          <w:b/>
          <w:sz w:val="28"/>
          <w:szCs w:val="28"/>
          <w:lang w:val="en-GB"/>
        </w:rPr>
        <w:tab/>
      </w:r>
      <w:r w:rsidR="00B85938" w:rsidRPr="00F71A7C">
        <w:rPr>
          <w:bCs/>
          <w:sz w:val="24"/>
          <w:szCs w:val="24"/>
          <w:lang w:val="en-GB"/>
        </w:rPr>
        <w:t>remi.arbache@</w:t>
      </w:r>
      <w:r w:rsidR="00240C3D" w:rsidRPr="00F71A7C">
        <w:rPr>
          <w:bCs/>
          <w:sz w:val="24"/>
          <w:szCs w:val="24"/>
          <w:lang w:val="en-GB"/>
        </w:rPr>
        <w:t>student.junia.com</w:t>
      </w:r>
    </w:p>
    <w:p w14:paraId="25AC98AB" w14:textId="6A7FD52E" w:rsidR="00240C3D" w:rsidRPr="00F71A7C" w:rsidRDefault="00083585" w:rsidP="00C61DB4">
      <w:pPr>
        <w:tabs>
          <w:tab w:val="center" w:pos="4535"/>
          <w:tab w:val="right" w:pos="9070"/>
        </w:tabs>
        <w:spacing w:after="0"/>
        <w:rPr>
          <w:b/>
          <w:sz w:val="28"/>
          <w:szCs w:val="28"/>
          <w:lang w:val="en-GB"/>
        </w:rPr>
      </w:pPr>
      <w:proofErr w:type="spellStart"/>
      <w:r w:rsidRPr="00F71A7C">
        <w:rPr>
          <w:sz w:val="28"/>
          <w:szCs w:val="28"/>
          <w:lang w:val="en-GB"/>
        </w:rPr>
        <w:t>Eugénie</w:t>
      </w:r>
      <w:proofErr w:type="spellEnd"/>
      <w:r w:rsidRPr="00F71A7C">
        <w:rPr>
          <w:sz w:val="28"/>
          <w:szCs w:val="28"/>
          <w:lang w:val="en-GB"/>
        </w:rPr>
        <w:t xml:space="preserve"> </w:t>
      </w:r>
      <w:r w:rsidRPr="00F71A7C">
        <w:rPr>
          <w:b/>
          <w:sz w:val="28"/>
          <w:szCs w:val="28"/>
          <w:lang w:val="en-GB"/>
        </w:rPr>
        <w:t>DALMAS</w:t>
      </w:r>
      <w:r w:rsidR="00240C3D" w:rsidRPr="00F71A7C">
        <w:rPr>
          <w:b/>
          <w:sz w:val="28"/>
          <w:szCs w:val="28"/>
          <w:lang w:val="en-GB"/>
        </w:rPr>
        <w:tab/>
      </w:r>
      <w:r w:rsidR="00C61DB4" w:rsidRPr="00F71A7C">
        <w:rPr>
          <w:b/>
          <w:sz w:val="28"/>
          <w:szCs w:val="28"/>
          <w:lang w:val="en-GB"/>
        </w:rPr>
        <w:tab/>
      </w:r>
      <w:r w:rsidR="00C61DB4" w:rsidRPr="00F71A7C">
        <w:rPr>
          <w:bCs/>
          <w:sz w:val="24"/>
          <w:szCs w:val="24"/>
          <w:lang w:val="en-GB"/>
        </w:rPr>
        <w:t>eug</w:t>
      </w:r>
      <w:r w:rsidR="000A062E" w:rsidRPr="00F71A7C">
        <w:rPr>
          <w:bCs/>
          <w:sz w:val="24"/>
          <w:szCs w:val="24"/>
          <w:lang w:val="en-GB"/>
        </w:rPr>
        <w:t>e</w:t>
      </w:r>
      <w:r w:rsidR="00C61DB4" w:rsidRPr="00F71A7C">
        <w:rPr>
          <w:bCs/>
          <w:sz w:val="24"/>
          <w:szCs w:val="24"/>
          <w:lang w:val="en-GB"/>
        </w:rPr>
        <w:t>nie.dalmas@student.junia.com</w:t>
      </w:r>
    </w:p>
    <w:p w14:paraId="11B2B788" w14:textId="77777777" w:rsidR="00240C3D" w:rsidRPr="00F71A7C" w:rsidRDefault="00240C3D" w:rsidP="00240C3D">
      <w:pPr>
        <w:tabs>
          <w:tab w:val="right" w:pos="9070"/>
        </w:tabs>
        <w:spacing w:after="0"/>
        <w:jc w:val="right"/>
        <w:rPr>
          <w:b/>
          <w:sz w:val="28"/>
          <w:szCs w:val="28"/>
          <w:lang w:val="en-GB"/>
        </w:rPr>
      </w:pPr>
    </w:p>
    <w:p w14:paraId="18AA4BE7" w14:textId="69698F7E" w:rsidR="00083585" w:rsidRPr="00F71A7C" w:rsidRDefault="003930FD" w:rsidP="00240C3D">
      <w:pPr>
        <w:tabs>
          <w:tab w:val="right" w:pos="9070"/>
        </w:tabs>
        <w:spacing w:after="0"/>
        <w:jc w:val="both"/>
        <w:rPr>
          <w:b/>
          <w:sz w:val="28"/>
          <w:szCs w:val="28"/>
          <w:lang w:val="en-GB"/>
        </w:rPr>
      </w:pPr>
      <w:r w:rsidRPr="00F71A7C">
        <w:rPr>
          <w:lang w:val="en-GB"/>
        </w:rPr>
        <w:br w:type="page"/>
      </w:r>
      <w:r w:rsidR="00240C3D" w:rsidRPr="00F71A7C">
        <w:rPr>
          <w:lang w:val="en-GB"/>
        </w:rPr>
        <w:lastRenderedPageBreak/>
        <w:tab/>
      </w:r>
    </w:p>
    <w:p w14:paraId="184A2DF8" w14:textId="256B5E1E" w:rsidR="000D4B60" w:rsidRPr="00F71A7C" w:rsidRDefault="000D4B60" w:rsidP="009347C9">
      <w:pPr>
        <w:spacing w:after="0"/>
        <w:jc w:val="both"/>
        <w:rPr>
          <w:b/>
          <w:sz w:val="32"/>
          <w:szCs w:val="32"/>
          <w:lang w:val="en-GB"/>
        </w:rPr>
      </w:pPr>
      <w:r w:rsidRPr="00F71A7C">
        <w:rPr>
          <w:b/>
          <w:sz w:val="32"/>
          <w:szCs w:val="32"/>
          <w:lang w:val="en-GB"/>
        </w:rPr>
        <w:t>TABLE OF CONTENTS</w:t>
      </w:r>
    </w:p>
    <w:p w14:paraId="230669E9" w14:textId="77777777" w:rsidR="002B2188" w:rsidRPr="00F71A7C" w:rsidRDefault="002B2188" w:rsidP="009347C9">
      <w:pPr>
        <w:spacing w:after="0"/>
        <w:jc w:val="both"/>
        <w:rPr>
          <w:b/>
          <w:sz w:val="32"/>
          <w:szCs w:val="32"/>
          <w:lang w:val="en-GB"/>
        </w:rPr>
      </w:pPr>
    </w:p>
    <w:sdt>
      <w:sdtPr>
        <w:rPr>
          <w:lang w:val="en-US"/>
        </w:rPr>
        <w:id w:val="160892496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F4BFC0C" w14:textId="1469FEFF" w:rsidR="00920E41" w:rsidRDefault="00CE08F5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r w:rsidRPr="00F71A7C">
            <w:fldChar w:fldCharType="begin"/>
          </w:r>
          <w:r w:rsidRPr="00F71A7C">
            <w:instrText xml:space="preserve"> TOC \o "1-3" \h \z \u </w:instrText>
          </w:r>
          <w:r w:rsidRPr="00F71A7C">
            <w:fldChar w:fldCharType="separate"/>
          </w:r>
          <w:hyperlink w:anchor="_Toc70596274" w:history="1">
            <w:r w:rsidR="00920E41" w:rsidRPr="008B39D5">
              <w:rPr>
                <w:rStyle w:val="Lienhypertexte"/>
                <w:noProof/>
              </w:rPr>
              <w:t>Introduction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_Toc70596274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2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31112BD5" w14:textId="557D9508" w:rsidR="00920E41" w:rsidRDefault="006E2C9B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75" w:history="1">
            <w:r w:rsidR="00920E41" w:rsidRPr="008B39D5">
              <w:rPr>
                <w:rStyle w:val="Lienhypertexte"/>
                <w:noProof/>
              </w:rPr>
              <w:t>I.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BIOCAD application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_Toc70596275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3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7ACB4B30" w14:textId="0AA05C48" w:rsidR="00920E41" w:rsidRDefault="006E2C9B">
          <w:pPr>
            <w:pStyle w:val="TM2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76" w:history="1">
            <w:r w:rsidR="00920E41" w:rsidRPr="008B39D5">
              <w:rPr>
                <w:rStyle w:val="Lienhypertexte"/>
                <w:noProof/>
              </w:rPr>
              <w:t>1.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Properties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_Toc70596276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3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64107535" w14:textId="4ED6401C" w:rsidR="00920E41" w:rsidRDefault="006E2C9B">
          <w:pPr>
            <w:pStyle w:val="TM3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77" w:history="1">
            <w:r w:rsidR="00920E41" w:rsidRPr="008B39D5">
              <w:rPr>
                <w:rStyle w:val="Lienhypertexte"/>
                <w:noProof/>
              </w:rPr>
              <w:t>a.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UI components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_Toc70596277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3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666D6D5C" w14:textId="4C4817B5" w:rsidR="00920E41" w:rsidRDefault="006E2C9B">
          <w:pPr>
            <w:pStyle w:val="TM3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78" w:history="1">
            <w:r w:rsidR="00920E41" w:rsidRPr="008B39D5">
              <w:rPr>
                <w:rStyle w:val="Lienhypertexte"/>
                <w:noProof/>
              </w:rPr>
              <w:t>b.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Variables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_Toc70596278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7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0F094CF9" w14:textId="30E5FDDB" w:rsidR="00920E41" w:rsidRDefault="006E2C9B">
          <w:pPr>
            <w:pStyle w:val="TM2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79" w:history="1">
            <w:r w:rsidR="00920E41" w:rsidRPr="008B39D5">
              <w:rPr>
                <w:rStyle w:val="Lienhypertexte"/>
                <w:noProof/>
              </w:rPr>
              <w:t>2.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Methods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_Toc70596279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8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72DAAB2B" w14:textId="30E2D33C" w:rsidR="00920E41" w:rsidRDefault="006E2C9B">
          <w:pPr>
            <w:pStyle w:val="TM2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0" w:history="1">
            <w:r w:rsidR="00920E41" w:rsidRPr="008B39D5">
              <w:rPr>
                <w:rStyle w:val="Lienhypertexte"/>
                <w:noProof/>
              </w:rPr>
              <w:t>3.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Event Callback functions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_Toc70596280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12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49E59219" w14:textId="7292B645" w:rsidR="00920E41" w:rsidRDefault="006E2C9B">
          <w:pPr>
            <w:pStyle w:val="TM3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1" w:history="1">
            <w:r w:rsidR="00920E41" w:rsidRPr="008B39D5">
              <w:rPr>
                <w:rStyle w:val="Lienhypertexte"/>
                <w:noProof/>
              </w:rPr>
              <w:t>a.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Created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_Toc70596281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12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07229E21" w14:textId="771F1FDA" w:rsidR="00920E41" w:rsidRDefault="006E2C9B">
          <w:pPr>
            <w:pStyle w:val="TM3"/>
            <w:tabs>
              <w:tab w:val="left" w:pos="88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2" w:history="1">
            <w:r w:rsidR="00920E41" w:rsidRPr="008B39D5">
              <w:rPr>
                <w:rStyle w:val="Lienhypertexte"/>
                <w:noProof/>
              </w:rPr>
              <w:t>b.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Generated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_Toc70596282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17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561911AF" w14:textId="60B5E6D0" w:rsidR="00920E41" w:rsidRDefault="006E2C9B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3" w:history="1">
            <w:r w:rsidR="00920E41" w:rsidRPr="008B39D5">
              <w:rPr>
                <w:rStyle w:val="Lienhypertexte"/>
                <w:noProof/>
              </w:rPr>
              <w:t>II.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Utils functions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_Toc70596283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18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1AC83B2C" w14:textId="583541AE" w:rsidR="00920E41" w:rsidRDefault="006E2C9B">
          <w:pPr>
            <w:pStyle w:val="TM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4" w:history="1">
            <w:r w:rsidR="00920E41" w:rsidRPr="008B39D5">
              <w:rPr>
                <w:rStyle w:val="Lienhypertexte"/>
                <w:noProof/>
              </w:rPr>
              <w:t>III.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SRC directory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_Toc70596284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18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0E92BD3C" w14:textId="53756C24" w:rsidR="00920E41" w:rsidRDefault="006E2C9B">
          <w:pPr>
            <w:pStyle w:val="TM1"/>
            <w:tabs>
              <w:tab w:val="left" w:pos="66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5" w:history="1">
            <w:r w:rsidR="00920E41" w:rsidRPr="008B39D5">
              <w:rPr>
                <w:rStyle w:val="Lienhypertexte"/>
                <w:noProof/>
              </w:rPr>
              <w:t>IV.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Assets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_Toc70596285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19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2E726DC1" w14:textId="72FDAF03" w:rsidR="00920E41" w:rsidRDefault="006E2C9B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6" w:history="1">
            <w:r w:rsidR="00920E41" w:rsidRPr="008B39D5">
              <w:rPr>
                <w:rStyle w:val="Lienhypertexte"/>
                <w:noProof/>
              </w:rPr>
              <w:t>V.</w:t>
            </w:r>
            <w:r w:rsidR="00920E41">
              <w:rPr>
                <w:rFonts w:eastAsiaTheme="minorEastAsia"/>
                <w:noProof/>
                <w:lang w:val="fr-FR" w:eastAsia="fr-FR"/>
              </w:rPr>
              <w:tab/>
            </w:r>
            <w:r w:rsidR="00920E41" w:rsidRPr="008B39D5">
              <w:rPr>
                <w:rStyle w:val="Lienhypertexte"/>
                <w:noProof/>
              </w:rPr>
              <w:t>Tricks of the trade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_Toc70596286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19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76E95F79" w14:textId="126B5D33" w:rsidR="00920E41" w:rsidRDefault="006E2C9B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val="fr-FR" w:eastAsia="fr-FR"/>
            </w:rPr>
          </w:pPr>
          <w:hyperlink w:anchor="_Toc70596287" w:history="1">
            <w:r w:rsidR="00920E41" w:rsidRPr="008B39D5">
              <w:rPr>
                <w:rStyle w:val="Lienhypertexte"/>
                <w:noProof/>
              </w:rPr>
              <w:t>Index – Functions</w:t>
            </w:r>
            <w:r w:rsidR="00920E41">
              <w:rPr>
                <w:noProof/>
                <w:webHidden/>
              </w:rPr>
              <w:tab/>
            </w:r>
            <w:r w:rsidR="00920E41">
              <w:rPr>
                <w:noProof/>
                <w:webHidden/>
              </w:rPr>
              <w:fldChar w:fldCharType="begin"/>
            </w:r>
            <w:r w:rsidR="00920E41">
              <w:rPr>
                <w:noProof/>
                <w:webHidden/>
              </w:rPr>
              <w:instrText xml:space="preserve"> PAGEREF _Toc70596287 \h </w:instrText>
            </w:r>
            <w:r w:rsidR="00920E41">
              <w:rPr>
                <w:noProof/>
                <w:webHidden/>
              </w:rPr>
            </w:r>
            <w:r w:rsidR="00920E41">
              <w:rPr>
                <w:noProof/>
                <w:webHidden/>
              </w:rPr>
              <w:fldChar w:fldCharType="separate"/>
            </w:r>
            <w:r w:rsidR="006A4DC0">
              <w:rPr>
                <w:noProof/>
                <w:webHidden/>
              </w:rPr>
              <w:t>20</w:t>
            </w:r>
            <w:r w:rsidR="00920E41">
              <w:rPr>
                <w:noProof/>
                <w:webHidden/>
              </w:rPr>
              <w:fldChar w:fldCharType="end"/>
            </w:r>
          </w:hyperlink>
        </w:p>
        <w:p w14:paraId="65D7D764" w14:textId="7200A768" w:rsidR="00CE08F5" w:rsidRPr="00F71A7C" w:rsidRDefault="00CE08F5">
          <w:pPr>
            <w:rPr>
              <w:lang w:val="en-GB"/>
            </w:rPr>
          </w:pPr>
          <w:r w:rsidRPr="00F71A7C">
            <w:rPr>
              <w:b/>
              <w:bCs/>
              <w:lang w:val="en-GB"/>
            </w:rPr>
            <w:fldChar w:fldCharType="end"/>
          </w:r>
        </w:p>
      </w:sdtContent>
    </w:sdt>
    <w:p w14:paraId="4615E08A" w14:textId="13DF1438" w:rsidR="000D4B60" w:rsidRPr="00F71A7C" w:rsidRDefault="000D4B60" w:rsidP="009347C9">
      <w:pPr>
        <w:pBdr>
          <w:bottom w:val="single" w:sz="6" w:space="1" w:color="auto"/>
        </w:pBdr>
        <w:spacing w:after="0"/>
        <w:jc w:val="both"/>
        <w:rPr>
          <w:b/>
          <w:bCs/>
          <w:sz w:val="28"/>
          <w:szCs w:val="28"/>
          <w:lang w:val="en-GB"/>
        </w:rPr>
      </w:pPr>
    </w:p>
    <w:p w14:paraId="1B6A5CC7" w14:textId="77777777" w:rsidR="00D26841" w:rsidRPr="00F71A7C" w:rsidRDefault="00D26841" w:rsidP="009347C9">
      <w:pPr>
        <w:spacing w:after="0"/>
        <w:jc w:val="both"/>
        <w:rPr>
          <w:b/>
          <w:bCs/>
          <w:sz w:val="28"/>
          <w:szCs w:val="28"/>
          <w:lang w:val="en-GB"/>
        </w:rPr>
      </w:pPr>
    </w:p>
    <w:p w14:paraId="22AFEB5A" w14:textId="64F90A16" w:rsidR="00142D5A" w:rsidRPr="00F71A7C" w:rsidRDefault="005B652E" w:rsidP="002123D5">
      <w:pPr>
        <w:pStyle w:val="Titre1pauvre"/>
        <w:tabs>
          <w:tab w:val="right" w:pos="9070"/>
        </w:tabs>
      </w:pPr>
      <w:bookmarkStart w:id="0" w:name="_Toc70586188"/>
      <w:bookmarkStart w:id="1" w:name="_Toc70596274"/>
      <w:r w:rsidRPr="00F71A7C">
        <w:t>Introduction</w:t>
      </w:r>
      <w:bookmarkEnd w:id="0"/>
      <w:bookmarkEnd w:id="1"/>
      <w:r w:rsidR="002123D5" w:rsidRPr="00F71A7C">
        <w:tab/>
      </w:r>
    </w:p>
    <w:p w14:paraId="120A8DCF" w14:textId="77777777" w:rsidR="00B9142A" w:rsidRPr="00F71A7C" w:rsidRDefault="00B9142A" w:rsidP="00B9142A">
      <w:pPr>
        <w:spacing w:after="0"/>
        <w:rPr>
          <w:lang w:val="en-GB"/>
        </w:rPr>
      </w:pPr>
    </w:p>
    <w:p w14:paraId="2B0CD026" w14:textId="457B4C3C" w:rsidR="00E66E28" w:rsidRPr="00F71A7C" w:rsidRDefault="00E66E28" w:rsidP="007638C7">
      <w:pPr>
        <w:spacing w:after="0"/>
        <w:jc w:val="both"/>
        <w:rPr>
          <w:lang w:val="en-GB"/>
        </w:rPr>
      </w:pPr>
      <w:r w:rsidRPr="00F71A7C">
        <w:rPr>
          <w:lang w:val="en-GB"/>
        </w:rPr>
        <w:t>Our project is part of pancreatic cancer research. We designed and developed a software interface</w:t>
      </w:r>
      <w:r w:rsidR="0068547B" w:rsidRPr="00F71A7C">
        <w:rPr>
          <w:lang w:val="en-GB"/>
        </w:rPr>
        <w:t xml:space="preserve"> allowing</w:t>
      </w:r>
      <w:r w:rsidRPr="00F71A7C">
        <w:rPr>
          <w:lang w:val="en-GB"/>
        </w:rPr>
        <w:t xml:space="preserve"> to import a microfluidic system with electrodes, as well as a set of cells, to </w:t>
      </w:r>
      <w:r w:rsidR="00F27382" w:rsidRPr="00F71A7C">
        <w:rPr>
          <w:lang w:val="en-GB"/>
        </w:rPr>
        <w:t>run</w:t>
      </w:r>
      <w:r w:rsidRPr="00F71A7C">
        <w:rPr>
          <w:lang w:val="en-GB"/>
        </w:rPr>
        <w:t xml:space="preserve"> an electrical </w:t>
      </w:r>
      <w:proofErr w:type="spellStart"/>
      <w:r w:rsidRPr="00F71A7C">
        <w:rPr>
          <w:lang w:val="en-GB"/>
        </w:rPr>
        <w:t>simulation</w:t>
      </w:r>
      <w:proofErr w:type="spellEnd"/>
      <w:r w:rsidRPr="00F71A7C">
        <w:rPr>
          <w:lang w:val="en-GB"/>
        </w:rPr>
        <w:t xml:space="preserve"> of cell impedance. We built the interface with </w:t>
      </w:r>
      <w:proofErr w:type="spellStart"/>
      <w:r w:rsidRPr="00F71A7C">
        <w:rPr>
          <w:lang w:val="en-GB"/>
        </w:rPr>
        <w:t>Matlab's</w:t>
      </w:r>
      <w:proofErr w:type="spellEnd"/>
      <w:r w:rsidRPr="00F71A7C">
        <w:rPr>
          <w:lang w:val="en-GB"/>
        </w:rPr>
        <w:t xml:space="preserve"> App Designer and </w:t>
      </w:r>
      <w:r w:rsidR="00F27382" w:rsidRPr="00F71A7C">
        <w:rPr>
          <w:lang w:val="en-GB"/>
        </w:rPr>
        <w:t>integrated</w:t>
      </w:r>
      <w:r w:rsidRPr="00F71A7C">
        <w:rPr>
          <w:lang w:val="en-GB"/>
        </w:rPr>
        <w:t xml:space="preserve"> a pre-existing SPICE simulation engine. The interface aims to </w:t>
      </w:r>
      <w:r w:rsidR="00CD515A" w:rsidRPr="00F71A7C">
        <w:rPr>
          <w:lang w:val="en-GB"/>
        </w:rPr>
        <w:t>decrease</w:t>
      </w:r>
      <w:r w:rsidRPr="00F71A7C">
        <w:rPr>
          <w:lang w:val="en-GB"/>
        </w:rPr>
        <w:t xml:space="preserve"> the simulation time using SPICE simulations that are much faster than fini</w:t>
      </w:r>
      <w:r w:rsidR="00A93D81" w:rsidRPr="00F71A7C">
        <w:rPr>
          <w:lang w:val="en-GB"/>
        </w:rPr>
        <w:t>te</w:t>
      </w:r>
      <w:r w:rsidRPr="00F71A7C">
        <w:rPr>
          <w:lang w:val="en-GB"/>
        </w:rPr>
        <w:t xml:space="preserve"> element</w:t>
      </w:r>
      <w:r w:rsidR="009B5ACF" w:rsidRPr="00F71A7C">
        <w:rPr>
          <w:lang w:val="en-GB"/>
        </w:rPr>
        <w:t>s</w:t>
      </w:r>
      <w:r w:rsidRPr="00F71A7C">
        <w:rPr>
          <w:lang w:val="en-GB"/>
        </w:rPr>
        <w:t xml:space="preserve"> simulations (such as those available in COMSOL). </w:t>
      </w:r>
      <w:r w:rsidR="00C90D68" w:rsidRPr="00F71A7C">
        <w:rPr>
          <w:lang w:val="en-GB"/>
        </w:rPr>
        <w:t>Besides</w:t>
      </w:r>
      <w:r w:rsidRPr="00F71A7C">
        <w:rPr>
          <w:lang w:val="en-GB"/>
        </w:rPr>
        <w:t>, the interface allows the addition of approximate cells in the form of ellipsoids, derived from confocal microscopy, to the simulated geometry.</w:t>
      </w:r>
    </w:p>
    <w:p w14:paraId="3C3D5DBD" w14:textId="77777777" w:rsidR="00632ACD" w:rsidRPr="00F71A7C" w:rsidRDefault="00632ACD" w:rsidP="007638C7">
      <w:pPr>
        <w:spacing w:after="0"/>
        <w:jc w:val="both"/>
        <w:rPr>
          <w:lang w:val="en-GB"/>
        </w:rPr>
      </w:pPr>
    </w:p>
    <w:p w14:paraId="3D777FA3" w14:textId="65946C9F" w:rsidR="00594AFC" w:rsidRPr="00F71A7C" w:rsidRDefault="00B13E68" w:rsidP="007638C7">
      <w:pPr>
        <w:spacing w:after="0"/>
        <w:jc w:val="both"/>
        <w:rPr>
          <w:lang w:val="en-GB"/>
        </w:rPr>
      </w:pPr>
      <w:r w:rsidRPr="00F71A7C">
        <w:rPr>
          <w:lang w:val="en-GB"/>
        </w:rPr>
        <w:t>This document is the code documentation of the BIOCAD application</w:t>
      </w:r>
      <w:r w:rsidR="00641835" w:rsidRPr="00F71A7C">
        <w:rPr>
          <w:lang w:val="en-GB"/>
        </w:rPr>
        <w:t xml:space="preserve">: </w:t>
      </w:r>
      <w:r w:rsidR="00B95410" w:rsidRPr="00F71A7C">
        <w:rPr>
          <w:lang w:val="en-GB"/>
        </w:rPr>
        <w:t xml:space="preserve">all properties, methods, and event </w:t>
      </w:r>
      <w:proofErr w:type="spellStart"/>
      <w:r w:rsidR="00B95410" w:rsidRPr="00F71A7C">
        <w:rPr>
          <w:lang w:val="en-GB"/>
        </w:rPr>
        <w:t>callbacks</w:t>
      </w:r>
      <w:proofErr w:type="spellEnd"/>
      <w:r w:rsidR="00230129" w:rsidRPr="00F71A7C">
        <w:rPr>
          <w:lang w:val="en-GB"/>
        </w:rPr>
        <w:t xml:space="preserve"> of the BIOCAD app</w:t>
      </w:r>
      <w:r w:rsidR="00B95410" w:rsidRPr="00F71A7C">
        <w:rPr>
          <w:lang w:val="en-GB"/>
        </w:rPr>
        <w:t xml:space="preserve"> will be </w:t>
      </w:r>
      <w:r w:rsidR="00052295" w:rsidRPr="00F71A7C">
        <w:rPr>
          <w:lang w:val="en-GB"/>
        </w:rPr>
        <w:t xml:space="preserve">identified and explained. </w:t>
      </w:r>
      <w:r w:rsidR="00C516D5" w:rsidRPr="00F71A7C">
        <w:rPr>
          <w:lang w:val="en-GB"/>
        </w:rPr>
        <w:t xml:space="preserve">Moreover, </w:t>
      </w:r>
      <w:r w:rsidR="002B6326" w:rsidRPr="00F71A7C">
        <w:rPr>
          <w:lang w:val="en-GB"/>
        </w:rPr>
        <w:t xml:space="preserve">the other files used by the app </w:t>
      </w:r>
      <w:r w:rsidR="00414831" w:rsidRPr="00F71A7C">
        <w:rPr>
          <w:lang w:val="en-GB"/>
        </w:rPr>
        <w:t>will be introduce</w:t>
      </w:r>
      <w:r w:rsidR="00A80409" w:rsidRPr="00F71A7C">
        <w:rPr>
          <w:lang w:val="en-GB"/>
        </w:rPr>
        <w:t>d</w:t>
      </w:r>
      <w:r w:rsidR="00C87603" w:rsidRPr="00F71A7C">
        <w:rPr>
          <w:lang w:val="en-GB"/>
        </w:rPr>
        <w:t xml:space="preserve">, such as </w:t>
      </w:r>
      <w:r w:rsidR="008A3748" w:rsidRPr="00F71A7C">
        <w:rPr>
          <w:lang w:val="en-GB"/>
        </w:rPr>
        <w:t xml:space="preserve">those in the </w:t>
      </w:r>
      <w:r w:rsidR="00C318DD" w:rsidRPr="00F71A7C">
        <w:rPr>
          <w:rFonts w:ascii="Consolas" w:hAnsi="Consolas"/>
          <w:lang w:val="en-GB"/>
        </w:rPr>
        <w:t>/U</w:t>
      </w:r>
      <w:r w:rsidR="008A3748" w:rsidRPr="00F71A7C">
        <w:rPr>
          <w:rFonts w:ascii="Consolas" w:hAnsi="Consolas"/>
          <w:lang w:val="en-GB"/>
        </w:rPr>
        <w:t>tils</w:t>
      </w:r>
      <w:r w:rsidR="008A3748" w:rsidRPr="00F71A7C">
        <w:rPr>
          <w:lang w:val="en-GB"/>
        </w:rPr>
        <w:t xml:space="preserve">, </w:t>
      </w:r>
      <w:r w:rsidR="00C318DD" w:rsidRPr="00F71A7C">
        <w:rPr>
          <w:rFonts w:ascii="Consolas" w:hAnsi="Consolas"/>
          <w:lang w:val="en-GB"/>
        </w:rPr>
        <w:t>/A</w:t>
      </w:r>
      <w:r w:rsidR="008A3748" w:rsidRPr="00F71A7C">
        <w:rPr>
          <w:rFonts w:ascii="Consolas" w:hAnsi="Consolas"/>
          <w:lang w:val="en-GB"/>
        </w:rPr>
        <w:t>ssets</w:t>
      </w:r>
      <w:r w:rsidR="008A3748" w:rsidRPr="00F71A7C">
        <w:rPr>
          <w:lang w:val="en-GB"/>
        </w:rPr>
        <w:t xml:space="preserve"> or </w:t>
      </w:r>
      <w:r w:rsidR="00C318DD" w:rsidRPr="00F71A7C">
        <w:rPr>
          <w:rFonts w:ascii="Consolas" w:hAnsi="Consolas"/>
          <w:lang w:val="en-GB"/>
        </w:rPr>
        <w:t>/</w:t>
      </w:r>
      <w:proofErr w:type="spellStart"/>
      <w:r w:rsidR="00C318DD" w:rsidRPr="00F71A7C">
        <w:rPr>
          <w:rFonts w:ascii="Consolas" w:hAnsi="Consolas"/>
          <w:lang w:val="en-GB"/>
        </w:rPr>
        <w:t>s</w:t>
      </w:r>
      <w:r w:rsidR="008A3748" w:rsidRPr="00F71A7C">
        <w:rPr>
          <w:rFonts w:ascii="Consolas" w:hAnsi="Consolas"/>
          <w:lang w:val="en-GB"/>
        </w:rPr>
        <w:t>rc</w:t>
      </w:r>
      <w:proofErr w:type="spellEnd"/>
      <w:r w:rsidR="008A3748" w:rsidRPr="00F71A7C">
        <w:rPr>
          <w:lang w:val="en-GB"/>
        </w:rPr>
        <w:t xml:space="preserve"> folders</w:t>
      </w:r>
      <w:r w:rsidR="00964D5B" w:rsidRPr="00F71A7C">
        <w:rPr>
          <w:lang w:val="en-GB"/>
        </w:rPr>
        <w:t xml:space="preserve"> of the </w:t>
      </w:r>
      <w:r w:rsidR="00964D5B" w:rsidRPr="00F71A7C">
        <w:rPr>
          <w:rFonts w:ascii="Consolas" w:hAnsi="Consolas"/>
          <w:lang w:val="en-GB"/>
        </w:rPr>
        <w:t>/BIOCAD</w:t>
      </w:r>
      <w:r w:rsidR="00964D5B" w:rsidRPr="00F71A7C">
        <w:rPr>
          <w:rFonts w:cstheme="minorHAnsi"/>
          <w:lang w:val="en-GB"/>
        </w:rPr>
        <w:t xml:space="preserve"> </w:t>
      </w:r>
      <w:r w:rsidR="00F25B00" w:rsidRPr="00F71A7C">
        <w:rPr>
          <w:rFonts w:cstheme="minorHAnsi"/>
          <w:lang w:val="en-GB"/>
        </w:rPr>
        <w:t>package</w:t>
      </w:r>
      <w:r w:rsidR="008A3748" w:rsidRPr="00F71A7C">
        <w:rPr>
          <w:lang w:val="en-GB"/>
        </w:rPr>
        <w:t>.</w:t>
      </w:r>
      <w:r w:rsidR="00594AFC" w:rsidRPr="00F71A7C">
        <w:rPr>
          <w:lang w:val="en-GB"/>
        </w:rPr>
        <w:t xml:space="preserve"> </w:t>
      </w:r>
    </w:p>
    <w:p w14:paraId="39A01074" w14:textId="77777777" w:rsidR="00594AFC" w:rsidRPr="00F71A7C" w:rsidRDefault="00594AFC" w:rsidP="007638C7">
      <w:pPr>
        <w:spacing w:after="0"/>
        <w:jc w:val="both"/>
        <w:rPr>
          <w:lang w:val="en-GB"/>
        </w:rPr>
      </w:pPr>
    </w:p>
    <w:p w14:paraId="52FDA5AB" w14:textId="204A4FDD" w:rsidR="00DE3381" w:rsidRPr="00F71A7C" w:rsidRDefault="00594AFC" w:rsidP="007638C7">
      <w:pPr>
        <w:spacing w:after="0"/>
        <w:jc w:val="both"/>
        <w:rPr>
          <w:lang w:val="en-GB"/>
        </w:rPr>
      </w:pPr>
      <w:r w:rsidRPr="00F71A7C">
        <w:rPr>
          <w:lang w:val="en-GB"/>
        </w:rPr>
        <w:t xml:space="preserve">The source code can be </w:t>
      </w:r>
      <w:r w:rsidR="00B228B7" w:rsidRPr="00F71A7C">
        <w:rPr>
          <w:lang w:val="en-GB"/>
        </w:rPr>
        <w:t>found on GitHub</w:t>
      </w:r>
      <w:r w:rsidR="00BA4A03" w:rsidRPr="00F71A7C">
        <w:rPr>
          <w:lang w:val="en-GB"/>
        </w:rPr>
        <w:t xml:space="preserve"> in </w:t>
      </w:r>
      <w:r w:rsidR="00FC108C" w:rsidRPr="00F71A7C">
        <w:rPr>
          <w:lang w:val="en-GB"/>
        </w:rPr>
        <w:t>the</w:t>
      </w:r>
      <w:r w:rsidR="00BA4A03" w:rsidRPr="00F71A7C">
        <w:rPr>
          <w:lang w:val="en-GB"/>
        </w:rPr>
        <w:t xml:space="preserve"> private repository</w:t>
      </w:r>
      <w:r w:rsidR="00E7139C" w:rsidRPr="00F71A7C">
        <w:rPr>
          <w:lang w:val="en-GB"/>
        </w:rPr>
        <w:t xml:space="preserve"> </w:t>
      </w:r>
      <w:hyperlink r:id="rId12" w:history="1">
        <w:r w:rsidR="00FC108C" w:rsidRPr="00F71A7C">
          <w:rPr>
            <w:rStyle w:val="Lienhypertexte"/>
            <w:lang w:val="en-GB"/>
          </w:rPr>
          <w:t>/</w:t>
        </w:r>
        <w:proofErr w:type="spellStart"/>
        <w:r w:rsidR="00FC108C" w:rsidRPr="00F71A7C">
          <w:rPr>
            <w:rStyle w:val="Lienhypertexte"/>
            <w:lang w:val="en-GB"/>
          </w:rPr>
          <w:t>RemiArbache</w:t>
        </w:r>
        <w:proofErr w:type="spellEnd"/>
        <w:r w:rsidR="00FC108C" w:rsidRPr="00F71A7C">
          <w:rPr>
            <w:rStyle w:val="Lienhypertexte"/>
            <w:lang w:val="en-GB"/>
          </w:rPr>
          <w:t>/BIOCAD</w:t>
        </w:r>
      </w:hyperlink>
      <w:r w:rsidR="00FC108C" w:rsidRPr="00F71A7C">
        <w:rPr>
          <w:lang w:val="en-GB"/>
        </w:rPr>
        <w:t>.</w:t>
      </w:r>
      <w:r w:rsidR="00AE702C" w:rsidRPr="00F71A7C">
        <w:rPr>
          <w:lang w:val="en-GB"/>
        </w:rPr>
        <w:t xml:space="preserve"> To access it</w:t>
      </w:r>
      <w:r w:rsidR="00DD7BFB" w:rsidRPr="00F71A7C">
        <w:rPr>
          <w:lang w:val="en-GB"/>
        </w:rPr>
        <w:t xml:space="preserve">, it is necessary to be </w:t>
      </w:r>
      <w:r w:rsidR="00E408B5" w:rsidRPr="00F71A7C">
        <w:rPr>
          <w:lang w:val="en-GB"/>
        </w:rPr>
        <w:t xml:space="preserve">a </w:t>
      </w:r>
      <w:r w:rsidR="00DD7BFB" w:rsidRPr="00F71A7C">
        <w:rPr>
          <w:lang w:val="en-GB"/>
        </w:rPr>
        <w:t>collaborator</w:t>
      </w:r>
      <w:r w:rsidR="002309B6" w:rsidRPr="00F71A7C">
        <w:rPr>
          <w:lang w:val="en-GB"/>
        </w:rPr>
        <w:t>.</w:t>
      </w:r>
      <w:r w:rsidR="00DE3381" w:rsidRPr="00F71A7C">
        <w:rPr>
          <w:lang w:val="en-GB"/>
        </w:rPr>
        <w:br w:type="page"/>
      </w:r>
    </w:p>
    <w:p w14:paraId="0193F86D" w14:textId="1694513F" w:rsidR="006725D0" w:rsidRPr="00F71A7C" w:rsidRDefault="00AD42DF" w:rsidP="00085D16">
      <w:pPr>
        <w:pStyle w:val="Titre1numrot"/>
        <w:spacing w:before="0"/>
        <w:rPr>
          <w:sz w:val="28"/>
          <w:szCs w:val="40"/>
        </w:rPr>
      </w:pPr>
      <w:bookmarkStart w:id="2" w:name="_Toc70586189"/>
      <w:bookmarkStart w:id="3" w:name="_Toc70596275"/>
      <w:r w:rsidRPr="00F71A7C">
        <w:rPr>
          <w:sz w:val="28"/>
          <w:szCs w:val="40"/>
        </w:rPr>
        <w:lastRenderedPageBreak/>
        <w:t>BIOCAD</w:t>
      </w:r>
      <w:r w:rsidR="00227F99" w:rsidRPr="00F71A7C">
        <w:rPr>
          <w:sz w:val="28"/>
          <w:szCs w:val="40"/>
        </w:rPr>
        <w:t xml:space="preserve"> application</w:t>
      </w:r>
      <w:bookmarkEnd w:id="2"/>
      <w:bookmarkEnd w:id="3"/>
    </w:p>
    <w:p w14:paraId="1F7A392D" w14:textId="77777777" w:rsidR="005428AB" w:rsidRPr="00F71A7C" w:rsidRDefault="005428AB" w:rsidP="005428AB">
      <w:pPr>
        <w:spacing w:after="0"/>
        <w:rPr>
          <w:lang w:val="en-GB"/>
        </w:rPr>
      </w:pPr>
    </w:p>
    <w:p w14:paraId="01E8ACA1" w14:textId="57BE53A2" w:rsidR="00E655B9" w:rsidRPr="00F71A7C" w:rsidRDefault="00176784" w:rsidP="00381115">
      <w:pPr>
        <w:spacing w:after="0"/>
        <w:jc w:val="both"/>
        <w:rPr>
          <w:lang w:val="en-GB"/>
        </w:rPr>
      </w:pPr>
      <w:r w:rsidRPr="00F71A7C">
        <w:rPr>
          <w:lang w:val="en-GB"/>
        </w:rPr>
        <w:t xml:space="preserve">The application </w:t>
      </w:r>
      <w:proofErr w:type="spellStart"/>
      <w:r w:rsidRPr="00F71A7C">
        <w:rPr>
          <w:rFonts w:ascii="Consolas" w:hAnsi="Consolas"/>
          <w:lang w:val="en-GB"/>
        </w:rPr>
        <w:t>biocad.mlapp</w:t>
      </w:r>
      <w:proofErr w:type="spellEnd"/>
      <w:r w:rsidRPr="00F71A7C">
        <w:rPr>
          <w:lang w:val="en-GB"/>
        </w:rPr>
        <w:t xml:space="preserve"> is the m</w:t>
      </w:r>
      <w:r w:rsidR="00D9422F" w:rsidRPr="00F71A7C">
        <w:rPr>
          <w:lang w:val="en-GB"/>
        </w:rPr>
        <w:t xml:space="preserve">ain interface that the user will use, with </w:t>
      </w:r>
      <w:r w:rsidR="00DB27A2" w:rsidRPr="00F71A7C">
        <w:rPr>
          <w:lang w:val="en-GB"/>
        </w:rPr>
        <w:t>3 tab</w:t>
      </w:r>
      <w:r w:rsidR="00C726A6" w:rsidRPr="00F71A7C">
        <w:rPr>
          <w:lang w:val="en-GB"/>
        </w:rPr>
        <w:t>s</w:t>
      </w:r>
      <w:r w:rsidR="00D9422F" w:rsidRPr="00F71A7C">
        <w:rPr>
          <w:lang w:val="en-GB"/>
        </w:rPr>
        <w:t xml:space="preserve">: </w:t>
      </w:r>
      <w:r w:rsidR="0049147D" w:rsidRPr="00F71A7C">
        <w:rPr>
          <w:lang w:val="en-GB"/>
        </w:rPr>
        <w:t>M</w:t>
      </w:r>
      <w:r w:rsidR="00D9422F" w:rsidRPr="00F71A7C">
        <w:rPr>
          <w:lang w:val="en-GB"/>
        </w:rPr>
        <w:t>enu (initialize, load</w:t>
      </w:r>
      <w:r w:rsidR="00AE76A9" w:rsidRPr="00F71A7C">
        <w:rPr>
          <w:lang w:val="en-GB"/>
        </w:rPr>
        <w:t>,</w:t>
      </w:r>
      <w:r w:rsidR="00D9422F" w:rsidRPr="00F71A7C">
        <w:rPr>
          <w:lang w:val="en-GB"/>
        </w:rPr>
        <w:t xml:space="preserve"> or import parameters)</w:t>
      </w:r>
      <w:r w:rsidR="009959AB" w:rsidRPr="00F71A7C">
        <w:rPr>
          <w:lang w:val="en-GB"/>
        </w:rPr>
        <w:t xml:space="preserve"> ;</w:t>
      </w:r>
      <w:r w:rsidR="00D9422F" w:rsidRPr="00F71A7C">
        <w:rPr>
          <w:lang w:val="en-GB"/>
        </w:rPr>
        <w:t xml:space="preserve"> </w:t>
      </w:r>
      <w:r w:rsidR="0049147D" w:rsidRPr="00F71A7C">
        <w:rPr>
          <w:lang w:val="en-GB"/>
        </w:rPr>
        <w:t>P</w:t>
      </w:r>
      <w:r w:rsidR="00D9422F" w:rsidRPr="00F71A7C">
        <w:rPr>
          <w:lang w:val="en-GB"/>
        </w:rPr>
        <w:t>arameters (define some of the parameters for simple shapes and fewer for complex ones)</w:t>
      </w:r>
      <w:r w:rsidR="009959AB" w:rsidRPr="00F71A7C">
        <w:rPr>
          <w:lang w:val="en-GB"/>
        </w:rPr>
        <w:t xml:space="preserve"> ;</w:t>
      </w:r>
      <w:r w:rsidR="00D9422F" w:rsidRPr="00F71A7C">
        <w:rPr>
          <w:lang w:val="en-GB"/>
        </w:rPr>
        <w:t xml:space="preserve"> </w:t>
      </w:r>
      <w:r w:rsidR="001A6F25" w:rsidRPr="00F71A7C">
        <w:rPr>
          <w:lang w:val="en-GB"/>
        </w:rPr>
        <w:t>P</w:t>
      </w:r>
      <w:r w:rsidR="00D9422F" w:rsidRPr="00F71A7C">
        <w:rPr>
          <w:lang w:val="en-GB"/>
        </w:rPr>
        <w:t>lot (result section as a plot and reminder of chosen parameters if done in the interface).</w:t>
      </w:r>
    </w:p>
    <w:p w14:paraId="68F3A899" w14:textId="77777777" w:rsidR="007B12B5" w:rsidRPr="00F71A7C" w:rsidRDefault="007B12B5" w:rsidP="009347C9">
      <w:pPr>
        <w:spacing w:after="0"/>
        <w:jc w:val="both"/>
        <w:rPr>
          <w:lang w:val="en-GB"/>
        </w:rPr>
      </w:pPr>
    </w:p>
    <w:p w14:paraId="37D872AC" w14:textId="509153D4" w:rsidR="002E47C0" w:rsidRPr="00F71A7C" w:rsidRDefault="00AD42DF" w:rsidP="00455CF3">
      <w:pPr>
        <w:pStyle w:val="Titre2numrot"/>
        <w:spacing w:before="0" w:after="120"/>
        <w:ind w:left="714" w:hanging="357"/>
        <w:rPr>
          <w:szCs w:val="28"/>
        </w:rPr>
      </w:pPr>
      <w:bookmarkStart w:id="4" w:name="_Toc70586190"/>
      <w:bookmarkStart w:id="5" w:name="_Toc70596276"/>
      <w:r w:rsidRPr="00F71A7C">
        <w:rPr>
          <w:szCs w:val="28"/>
        </w:rPr>
        <w:t>Properties</w:t>
      </w:r>
      <w:bookmarkEnd w:id="4"/>
      <w:bookmarkEnd w:id="5"/>
    </w:p>
    <w:p w14:paraId="3925DA5A" w14:textId="56DFF412" w:rsidR="00FA7E4B" w:rsidRPr="00F71A7C" w:rsidRDefault="00D86668" w:rsidP="00FA7E4B">
      <w:pPr>
        <w:spacing w:after="0"/>
        <w:jc w:val="both"/>
        <w:rPr>
          <w:lang w:val="en-GB"/>
        </w:rPr>
      </w:pPr>
      <w:r w:rsidRPr="00F71A7C">
        <w:rPr>
          <w:lang w:val="en-GB"/>
        </w:rPr>
        <w:t xml:space="preserve">All the properties are created or auto generated </w:t>
      </w:r>
      <w:r w:rsidR="00B50759" w:rsidRPr="00F71A7C">
        <w:rPr>
          <w:lang w:val="en-GB"/>
        </w:rPr>
        <w:t>by the App Designer when an integrated UI component is dragged and dropped on the interface (Design View of the App Designer)</w:t>
      </w:r>
      <w:r w:rsidR="006430F5" w:rsidRPr="00F71A7C">
        <w:rPr>
          <w:lang w:val="en-GB"/>
        </w:rPr>
        <w:t>.</w:t>
      </w:r>
      <w:r w:rsidR="00446312" w:rsidRPr="00F71A7C">
        <w:rPr>
          <w:lang w:val="en-GB"/>
        </w:rPr>
        <w:t xml:space="preserve"> </w:t>
      </w:r>
      <w:r w:rsidR="00DA03AE" w:rsidRPr="00F71A7C">
        <w:rPr>
          <w:lang w:val="en-GB"/>
        </w:rPr>
        <w:t>In this manner, all property</w:t>
      </w:r>
      <w:r w:rsidR="00581D58" w:rsidRPr="00F71A7C">
        <w:rPr>
          <w:lang w:val="en-GB"/>
        </w:rPr>
        <w:t xml:space="preserve">, </w:t>
      </w:r>
      <w:r w:rsidR="00AD3544" w:rsidRPr="00F71A7C">
        <w:rPr>
          <w:lang w:val="en-GB"/>
        </w:rPr>
        <w:t>except some Label components,</w:t>
      </w:r>
      <w:r w:rsidR="00DA03AE" w:rsidRPr="00F71A7C">
        <w:rPr>
          <w:lang w:val="en-GB"/>
        </w:rPr>
        <w:t xml:space="preserve"> will be </w:t>
      </w:r>
      <w:r w:rsidR="00310EF1" w:rsidRPr="00F71A7C">
        <w:rPr>
          <w:lang w:val="en-GB"/>
        </w:rPr>
        <w:t xml:space="preserve">described. </w:t>
      </w:r>
    </w:p>
    <w:p w14:paraId="6D4F8ADB" w14:textId="77777777" w:rsidR="001818DE" w:rsidRPr="00F71A7C" w:rsidRDefault="001818DE" w:rsidP="00FA7E4B">
      <w:pPr>
        <w:spacing w:after="0"/>
        <w:jc w:val="both"/>
        <w:rPr>
          <w:lang w:val="en-GB"/>
        </w:rPr>
      </w:pPr>
    </w:p>
    <w:p w14:paraId="20082C0F" w14:textId="6C6ED2BD" w:rsidR="00F44A44" w:rsidRPr="00F71A7C" w:rsidRDefault="00C94140" w:rsidP="00455CF3">
      <w:pPr>
        <w:pStyle w:val="Titre3numrot"/>
        <w:spacing w:before="0" w:after="120"/>
        <w:ind w:left="1077" w:hanging="357"/>
        <w:rPr>
          <w:u w:val="single"/>
        </w:rPr>
      </w:pPr>
      <w:bookmarkStart w:id="6" w:name="_Toc70586191"/>
      <w:bookmarkStart w:id="7" w:name="_Toc70596277"/>
      <w:r w:rsidRPr="00F71A7C">
        <w:rPr>
          <w:u w:val="single"/>
        </w:rPr>
        <w:t>UI c</w:t>
      </w:r>
      <w:r w:rsidR="002323C1" w:rsidRPr="00F71A7C">
        <w:rPr>
          <w:u w:val="single"/>
        </w:rPr>
        <w:t>omponents</w:t>
      </w:r>
      <w:bookmarkEnd w:id="6"/>
      <w:bookmarkEnd w:id="7"/>
    </w:p>
    <w:p w14:paraId="0E5039C6" w14:textId="1DAE2B54" w:rsidR="00862B77" w:rsidRPr="00F71A7C" w:rsidRDefault="00713C0C" w:rsidP="00862B77">
      <w:pPr>
        <w:spacing w:after="0"/>
        <w:jc w:val="both"/>
        <w:rPr>
          <w:lang w:val="en-GB"/>
        </w:rPr>
      </w:pPr>
      <w:r w:rsidRPr="00F71A7C">
        <w:rPr>
          <w:lang w:val="en-GB"/>
        </w:rPr>
        <w:t>They are a</w:t>
      </w:r>
      <w:r w:rsidR="00B34CBD" w:rsidRPr="00F71A7C">
        <w:rPr>
          <w:lang w:val="en-GB"/>
        </w:rPr>
        <w:t>uto generated components present on the interface,</w:t>
      </w:r>
      <w:r w:rsidR="00461076" w:rsidRPr="00F71A7C">
        <w:rPr>
          <w:lang w:val="en-GB"/>
        </w:rPr>
        <w:t xml:space="preserve"> dragged and dropped</w:t>
      </w:r>
      <w:r w:rsidR="00B34CBD" w:rsidRPr="00F71A7C">
        <w:rPr>
          <w:lang w:val="en-GB"/>
        </w:rPr>
        <w:t xml:space="preserve"> from </w:t>
      </w:r>
      <w:proofErr w:type="spellStart"/>
      <w:r w:rsidR="00B34CBD" w:rsidRPr="00F71A7C">
        <w:rPr>
          <w:lang w:val="en-GB"/>
        </w:rPr>
        <w:t>Matlab</w:t>
      </w:r>
      <w:proofErr w:type="spellEnd"/>
      <w:r w:rsidR="00B34CBD" w:rsidRPr="00F71A7C">
        <w:rPr>
          <w:lang w:val="en-GB"/>
        </w:rPr>
        <w:t xml:space="preserve"> App Designer</w:t>
      </w:r>
      <w:r w:rsidR="00461076" w:rsidRPr="00F71A7C">
        <w:rPr>
          <w:lang w:val="en-GB"/>
        </w:rPr>
        <w:t xml:space="preserve"> integrated </w:t>
      </w:r>
      <w:r w:rsidR="002C4130" w:rsidRPr="00F71A7C">
        <w:rPr>
          <w:lang w:val="en-GB"/>
        </w:rPr>
        <w:t>components</w:t>
      </w:r>
      <w:r w:rsidR="00B34CBD" w:rsidRPr="00F71A7C">
        <w:rPr>
          <w:lang w:val="en-GB"/>
        </w:rPr>
        <w:t xml:space="preserve">. </w:t>
      </w:r>
      <w:r w:rsidR="00B1667E" w:rsidRPr="00F71A7C">
        <w:rPr>
          <w:lang w:val="en-GB"/>
        </w:rPr>
        <w:t>Their a</w:t>
      </w:r>
      <w:r w:rsidR="00B34CBD" w:rsidRPr="00F71A7C">
        <w:rPr>
          <w:lang w:val="en-GB"/>
        </w:rPr>
        <w:t xml:space="preserve">ccess </w:t>
      </w:r>
      <w:r w:rsidR="00665183" w:rsidRPr="00F71A7C">
        <w:rPr>
          <w:lang w:val="en-GB"/>
        </w:rPr>
        <w:t>is</w:t>
      </w:r>
      <w:r w:rsidR="00B34CBD" w:rsidRPr="00F71A7C">
        <w:rPr>
          <w:lang w:val="en-GB"/>
        </w:rPr>
        <w:t xml:space="preserve"> public thus </w:t>
      </w:r>
      <w:r w:rsidR="00665183" w:rsidRPr="00F71A7C">
        <w:rPr>
          <w:lang w:val="en-GB"/>
        </w:rPr>
        <w:t xml:space="preserve">those components are </w:t>
      </w:r>
      <w:r w:rsidR="00B34CBD" w:rsidRPr="00F71A7C">
        <w:rPr>
          <w:lang w:val="en-GB"/>
        </w:rPr>
        <w:t>accessible outside the app</w:t>
      </w:r>
      <w:r w:rsidR="000016EA" w:rsidRPr="00F71A7C">
        <w:rPr>
          <w:lang w:val="en-GB"/>
        </w:rPr>
        <w:t>lication</w:t>
      </w:r>
      <w:r w:rsidR="00B34CBD" w:rsidRPr="00F71A7C">
        <w:rPr>
          <w:lang w:val="en-GB"/>
        </w:rPr>
        <w:t xml:space="preserve"> code </w:t>
      </w:r>
      <w:r w:rsidR="00F71A38" w:rsidRPr="00F71A7C">
        <w:rPr>
          <w:lang w:val="en-GB"/>
        </w:rPr>
        <w:t xml:space="preserve">such as </w:t>
      </w:r>
      <w:proofErr w:type="spellStart"/>
      <w:r w:rsidR="00A72EAC" w:rsidRPr="00F71A7C">
        <w:rPr>
          <w:lang w:val="en-GB"/>
        </w:rPr>
        <w:t>matlab</w:t>
      </w:r>
      <w:proofErr w:type="spellEnd"/>
      <w:r w:rsidR="00A72EAC" w:rsidRPr="00F71A7C">
        <w:rPr>
          <w:lang w:val="en-GB"/>
        </w:rPr>
        <w:t xml:space="preserve"> scripts</w:t>
      </w:r>
      <w:r w:rsidR="00B34CBD" w:rsidRPr="00F71A7C">
        <w:rPr>
          <w:lang w:val="en-GB"/>
        </w:rPr>
        <w:t>.</w:t>
      </w:r>
    </w:p>
    <w:p w14:paraId="49C591B5" w14:textId="77777777" w:rsidR="00862B77" w:rsidRPr="00F71A7C" w:rsidRDefault="00862B77" w:rsidP="00862B77">
      <w:pPr>
        <w:spacing w:after="0"/>
        <w:jc w:val="both"/>
        <w:rPr>
          <w:lang w:val="en-GB"/>
        </w:rPr>
      </w:pPr>
    </w:p>
    <w:p w14:paraId="4410B2E1" w14:textId="4EF077DD" w:rsidR="0025371E" w:rsidRPr="00F71A7C" w:rsidRDefault="00615ADB" w:rsidP="00615ADB">
      <w:pPr>
        <w:pStyle w:val="Paragraphedeliste"/>
        <w:numPr>
          <w:ilvl w:val="0"/>
          <w:numId w:val="8"/>
        </w:numPr>
        <w:spacing w:after="0"/>
        <w:jc w:val="both"/>
        <w:rPr>
          <w:b/>
          <w:bCs/>
          <w:u w:val="single"/>
        </w:rPr>
      </w:pPr>
      <w:r w:rsidRPr="00F71A7C">
        <w:rPr>
          <w:b/>
          <w:bCs/>
          <w:u w:val="single"/>
        </w:rPr>
        <w:t>Global components</w:t>
      </w:r>
    </w:p>
    <w:p w14:paraId="606A7611" w14:textId="39DEE3E6" w:rsidR="00456BA2" w:rsidRPr="00F71A7C" w:rsidRDefault="002F1DF2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UIFigure</w:t>
      </w:r>
      <w:proofErr w:type="spellEnd"/>
      <w:r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matlab.ui.Figure</w:t>
      </w:r>
      <w:proofErr w:type="spellEnd"/>
      <w:r w:rsidRPr="00F71A7C">
        <w:rPr>
          <w:lang w:val="en-GB"/>
        </w:rPr>
        <w:t>)</w:t>
      </w:r>
    </w:p>
    <w:p w14:paraId="06CAC9FF" w14:textId="645714CE" w:rsidR="00A73438" w:rsidRPr="00F71A7C" w:rsidRDefault="00A73438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Main figure parent which all components are linked to.</w:t>
      </w:r>
    </w:p>
    <w:p w14:paraId="58C3C620" w14:textId="0DB0EC3B" w:rsidR="00D45295" w:rsidRPr="00F71A7C" w:rsidRDefault="00D45295" w:rsidP="00D45295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</w:t>
      </w:r>
      <w:r w:rsidR="00CF6305" w:rsidRPr="00F71A7C">
        <w:rPr>
          <w:rFonts w:ascii="Consolas" w:hAnsi="Consolas"/>
          <w:b/>
          <w:bCs/>
          <w:lang w:val="en-GB"/>
        </w:rPr>
        <w:t>older</w:t>
      </w:r>
      <w:r w:rsidRPr="00F71A7C">
        <w:rPr>
          <w:rFonts w:ascii="Consolas" w:hAnsi="Consolas"/>
          <w:b/>
          <w:bCs/>
          <w:lang w:val="en-GB"/>
        </w:rPr>
        <w:t>nameLabel</w:t>
      </w:r>
      <w:proofErr w:type="spellEnd"/>
      <w:r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4065CA53" w14:textId="0263E1A9" w:rsidR="009C43F8" w:rsidRPr="00F71A7C" w:rsidRDefault="00D45295" w:rsidP="00D45295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The folder name of the current chosen working directory</w:t>
      </w:r>
      <w:r w:rsidR="00745552" w:rsidRPr="00F71A7C">
        <w:rPr>
          <w:lang w:val="en-GB"/>
        </w:rPr>
        <w:t>.</w:t>
      </w:r>
    </w:p>
    <w:p w14:paraId="2A6611E0" w14:textId="61092BAB" w:rsidR="00E17D42" w:rsidRPr="00F71A7C" w:rsidRDefault="00E17D42" w:rsidP="00E17D4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CopyrightsLabel</w:t>
      </w:r>
      <w:proofErr w:type="spellEnd"/>
      <w:r w:rsidR="008F39E4"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28C89239" w14:textId="72658EC0" w:rsidR="00E17D42" w:rsidRPr="00F71A7C" w:rsidRDefault="00E17D42" w:rsidP="00E17D4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Application owner's name and main purpose of the application.</w:t>
      </w:r>
    </w:p>
    <w:p w14:paraId="319E5200" w14:textId="7B921E5E" w:rsidR="00E17D42" w:rsidRPr="00F71A7C" w:rsidRDefault="00E17D42" w:rsidP="00E17D4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MainTabGroup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matlab.ui.container.TabGroup</w:t>
      </w:r>
      <w:proofErr w:type="spellEnd"/>
      <w:r w:rsidRPr="00F71A7C">
        <w:rPr>
          <w:lang w:val="en-GB"/>
        </w:rPr>
        <w:t>)</w:t>
      </w:r>
    </w:p>
    <w:p w14:paraId="5989AC6C" w14:textId="03D44C91" w:rsidR="00D5457E" w:rsidRPr="00F71A7C" w:rsidRDefault="00E17D42" w:rsidP="00C1777F">
      <w:pPr>
        <w:spacing w:after="0"/>
        <w:ind w:firstLine="720"/>
        <w:jc w:val="both"/>
        <w:rPr>
          <w:lang w:val="en-GB"/>
        </w:rPr>
      </w:pPr>
      <w:r w:rsidRPr="00F71A7C">
        <w:rPr>
          <w:lang w:val="en-GB"/>
        </w:rPr>
        <w:t>Tab group containing the sections Menu, Par</w:t>
      </w:r>
      <w:r w:rsidR="00731AAF" w:rsidRPr="00F71A7C">
        <w:rPr>
          <w:lang w:val="en-GB"/>
        </w:rPr>
        <w:t>a</w:t>
      </w:r>
      <w:r w:rsidRPr="00F71A7C">
        <w:rPr>
          <w:lang w:val="en-GB"/>
        </w:rPr>
        <w:t>meters and Plot.</w:t>
      </w:r>
    </w:p>
    <w:p w14:paraId="3B6E4162" w14:textId="4C67FD97" w:rsidR="00332788" w:rsidRPr="00F71A7C" w:rsidRDefault="00332788" w:rsidP="00E17D4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ContextMenu</w:t>
      </w:r>
      <w:proofErr w:type="spellEnd"/>
      <w:r w:rsidRPr="00F71A7C">
        <w:rPr>
          <w:lang w:val="en-GB"/>
        </w:rPr>
        <w:t xml:space="preserve"> (</w:t>
      </w:r>
      <w:proofErr w:type="spellStart"/>
      <w:r w:rsidR="008414F5" w:rsidRPr="00F71A7C">
        <w:rPr>
          <w:lang w:val="en-GB"/>
        </w:rPr>
        <w:t>matlab.ui.container.ContextMenu</w:t>
      </w:r>
      <w:proofErr w:type="spellEnd"/>
      <w:r w:rsidR="008414F5" w:rsidRPr="00F71A7C">
        <w:rPr>
          <w:lang w:val="en-GB"/>
        </w:rPr>
        <w:t>)</w:t>
      </w:r>
    </w:p>
    <w:p w14:paraId="42E5C634" w14:textId="60F692E3" w:rsidR="008414F5" w:rsidRPr="00F71A7C" w:rsidRDefault="00F14E4C" w:rsidP="00AF42D7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Context menu that </w:t>
      </w:r>
      <w:r w:rsidR="00635C82" w:rsidRPr="00F71A7C">
        <w:rPr>
          <w:lang w:val="en-GB"/>
        </w:rPr>
        <w:t>opens</w:t>
      </w:r>
      <w:r w:rsidRPr="00F71A7C">
        <w:rPr>
          <w:lang w:val="en-GB"/>
        </w:rPr>
        <w:t xml:space="preserve"> when right-clicked on </w:t>
      </w:r>
      <w:r w:rsidR="00A96466" w:rsidRPr="00F71A7C">
        <w:rPr>
          <w:lang w:val="en-GB"/>
        </w:rPr>
        <w:t xml:space="preserve">UI Objects </w:t>
      </w:r>
      <w:r w:rsidR="002541D3" w:rsidRPr="00F71A7C">
        <w:rPr>
          <w:lang w:val="en-GB"/>
        </w:rPr>
        <w:t xml:space="preserve">that are linked to it. </w:t>
      </w:r>
      <w:r w:rsidR="00635C82" w:rsidRPr="00F71A7C">
        <w:rPr>
          <w:lang w:val="en-GB"/>
        </w:rPr>
        <w:t xml:space="preserve">More than one menu can </w:t>
      </w:r>
      <w:r w:rsidR="00ED2CD5" w:rsidRPr="00F71A7C">
        <w:rPr>
          <w:lang w:val="en-GB"/>
        </w:rPr>
        <w:t>be created and linked to different component</w:t>
      </w:r>
      <w:r w:rsidR="004747A7" w:rsidRPr="00F71A7C">
        <w:rPr>
          <w:lang w:val="en-GB"/>
        </w:rPr>
        <w:t>s</w:t>
      </w:r>
      <w:r w:rsidR="00A104D9" w:rsidRPr="00F71A7C">
        <w:rPr>
          <w:lang w:val="en-GB"/>
        </w:rPr>
        <w:t xml:space="preserve">, but </w:t>
      </w:r>
      <w:r w:rsidR="00193B38" w:rsidRPr="00F71A7C">
        <w:rPr>
          <w:lang w:val="en-GB"/>
        </w:rPr>
        <w:t>for now only one context menu is defined.</w:t>
      </w:r>
    </w:p>
    <w:p w14:paraId="1AFFB290" w14:textId="5C8553D7" w:rsidR="00D93A0C" w:rsidRPr="00F71A7C" w:rsidRDefault="00685582" w:rsidP="00D93A0C">
      <w:pPr>
        <w:spacing w:after="0"/>
        <w:jc w:val="both"/>
        <w:rPr>
          <w:b/>
          <w:u w:val="single"/>
          <w:lang w:val="en-GB"/>
        </w:rPr>
      </w:pPr>
      <w:proofErr w:type="spellStart"/>
      <w:r w:rsidRPr="00F71A7C">
        <w:rPr>
          <w:rFonts w:ascii="Consolas" w:hAnsi="Consolas"/>
          <w:b/>
          <w:lang w:val="en-GB"/>
        </w:rPr>
        <w:t>OpeninexternalfigureMenu</w:t>
      </w:r>
      <w:proofErr w:type="spellEnd"/>
      <w:r w:rsidR="007C5C09" w:rsidRPr="00F71A7C">
        <w:rPr>
          <w:lang w:val="en-GB"/>
        </w:rPr>
        <w:t xml:space="preserve"> (</w:t>
      </w:r>
      <w:proofErr w:type="spellStart"/>
      <w:r w:rsidR="007C5C09" w:rsidRPr="00F71A7C">
        <w:rPr>
          <w:lang w:val="en-GB"/>
        </w:rPr>
        <w:t>matlab.ui.container.Menu</w:t>
      </w:r>
      <w:proofErr w:type="spellEnd"/>
      <w:r w:rsidR="007C5C09" w:rsidRPr="00F71A7C">
        <w:rPr>
          <w:lang w:val="en-GB"/>
        </w:rPr>
        <w:t>)</w:t>
      </w:r>
    </w:p>
    <w:p w14:paraId="19AB700E" w14:textId="4243EAF2" w:rsidR="007C5FB9" w:rsidRPr="00F71A7C" w:rsidRDefault="00344EE2" w:rsidP="00A04552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Menu available in its Context Menu parent </w:t>
      </w:r>
      <w:r w:rsidR="000C5742" w:rsidRPr="00F71A7C">
        <w:rPr>
          <w:lang w:val="en-GB"/>
        </w:rPr>
        <w:t>component</w:t>
      </w:r>
      <w:r w:rsidR="00234BFD" w:rsidRPr="00F71A7C">
        <w:rPr>
          <w:lang w:val="en-GB"/>
        </w:rPr>
        <w:t xml:space="preserve"> and that is linked to</w:t>
      </w:r>
      <w:r w:rsidR="00E37289" w:rsidRPr="00F71A7C">
        <w:rPr>
          <w:lang w:val="en-GB"/>
        </w:rPr>
        <w:t xml:space="preserve"> UI axis</w:t>
      </w:r>
      <w:r w:rsidR="00057E7E" w:rsidRPr="00F71A7C">
        <w:rPr>
          <w:lang w:val="en-GB"/>
        </w:rPr>
        <w:t xml:space="preserve">. </w:t>
      </w:r>
      <w:r w:rsidR="004C06FA" w:rsidRPr="00F71A7C">
        <w:rPr>
          <w:lang w:val="en-GB"/>
        </w:rPr>
        <w:t>Open the</w:t>
      </w:r>
      <w:r w:rsidR="00A12779" w:rsidRPr="00F71A7C">
        <w:rPr>
          <w:lang w:val="en-GB"/>
        </w:rPr>
        <w:t xml:space="preserve"> </w:t>
      </w:r>
      <w:r w:rsidR="004C06FA" w:rsidRPr="00F71A7C">
        <w:rPr>
          <w:lang w:val="en-GB"/>
        </w:rPr>
        <w:t xml:space="preserve">linked axis in the </w:t>
      </w:r>
      <w:hyperlink w:anchor="externalFigure" w:history="1">
        <w:r w:rsidR="004C06FA" w:rsidRPr="00F71A7C">
          <w:rPr>
            <w:rStyle w:val="Lienhypertexte"/>
            <w:lang w:val="en-GB"/>
          </w:rPr>
          <w:t>externa</w:t>
        </w:r>
        <w:bookmarkStart w:id="8" w:name="_Hlt70346075"/>
        <w:r w:rsidR="004C06FA" w:rsidRPr="00F71A7C">
          <w:rPr>
            <w:rStyle w:val="Lienhypertexte"/>
            <w:lang w:val="en-GB"/>
          </w:rPr>
          <w:t>l</w:t>
        </w:r>
        <w:bookmarkEnd w:id="8"/>
        <w:r w:rsidR="004C06FA" w:rsidRPr="00F71A7C">
          <w:rPr>
            <w:rStyle w:val="Lienhypertexte"/>
            <w:lang w:val="en-GB"/>
          </w:rPr>
          <w:t xml:space="preserve"> figure</w:t>
        </w:r>
      </w:hyperlink>
      <w:r w:rsidR="00AE5CD9" w:rsidRPr="00F71A7C">
        <w:rPr>
          <w:lang w:val="en-GB"/>
        </w:rPr>
        <w:t xml:space="preserve">. </w:t>
      </w:r>
    </w:p>
    <w:p w14:paraId="2C7C13DF" w14:textId="77777777" w:rsidR="00D5457E" w:rsidRPr="00F71A7C" w:rsidRDefault="00D5457E" w:rsidP="00E17D42">
      <w:pPr>
        <w:spacing w:after="0"/>
        <w:jc w:val="both"/>
        <w:rPr>
          <w:lang w:val="en-GB"/>
        </w:rPr>
      </w:pPr>
    </w:p>
    <w:p w14:paraId="22A6D610" w14:textId="0668DAA7" w:rsidR="00226B91" w:rsidRPr="00F71A7C" w:rsidRDefault="00226B91" w:rsidP="00615ADB">
      <w:pPr>
        <w:pStyle w:val="Paragraphedeliste"/>
        <w:numPr>
          <w:ilvl w:val="0"/>
          <w:numId w:val="8"/>
        </w:numPr>
        <w:spacing w:after="0"/>
        <w:jc w:val="both"/>
        <w:rPr>
          <w:b/>
          <w:bCs/>
          <w:u w:val="single"/>
        </w:rPr>
      </w:pPr>
      <w:r w:rsidRPr="00F71A7C">
        <w:rPr>
          <w:b/>
          <w:bCs/>
          <w:u w:val="single"/>
        </w:rPr>
        <w:t>Menu section</w:t>
      </w:r>
    </w:p>
    <w:p w14:paraId="31374C18" w14:textId="4F11BDBE" w:rsidR="00C513DE" w:rsidRPr="00F71A7C" w:rsidRDefault="00C513DE" w:rsidP="00C513D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LoadingPanel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316EF47C" w14:textId="33C1C35B" w:rsidR="00C513DE" w:rsidRPr="00F71A7C" w:rsidRDefault="00C513DE" w:rsidP="00A04552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Temporary panel that is destroy when the application is </w:t>
      </w:r>
      <w:r w:rsidR="00490154" w:rsidRPr="00F71A7C">
        <w:rPr>
          <w:lang w:val="en-GB"/>
        </w:rPr>
        <w:t>completely</w:t>
      </w:r>
      <w:r w:rsidRPr="00F71A7C">
        <w:rPr>
          <w:lang w:val="en-GB"/>
        </w:rPr>
        <w:t xml:space="preserve"> loaded. Prevent user to click on buttons or tabs.</w:t>
      </w:r>
    </w:p>
    <w:p w14:paraId="137C8C59" w14:textId="04B55FCB" w:rsidR="00456BA2" w:rsidRPr="00F71A7C" w:rsidRDefault="00C513DE" w:rsidP="00C513D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LoadingLabel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0B22C8BB" w14:textId="789514CC" w:rsidR="00DD5C68" w:rsidRPr="00F71A7C" w:rsidRDefault="005B380D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Store</w:t>
      </w:r>
      <w:r w:rsidR="00227041" w:rsidRPr="00F71A7C">
        <w:rPr>
          <w:rFonts w:ascii="Consolas" w:hAnsi="Consolas"/>
          <w:b/>
          <w:bCs/>
          <w:lang w:val="en-GB"/>
        </w:rPr>
        <w:t>DirectoryButtonGroup</w:t>
      </w:r>
      <w:proofErr w:type="spellEnd"/>
      <w:r w:rsidR="00F66CA4" w:rsidRPr="00F71A7C">
        <w:rPr>
          <w:b/>
          <w:bCs/>
          <w:lang w:val="en-GB"/>
        </w:rPr>
        <w:t xml:space="preserve"> </w:t>
      </w:r>
      <w:r w:rsidR="00227041" w:rsidRPr="00F71A7C">
        <w:rPr>
          <w:lang w:val="en-GB"/>
        </w:rPr>
        <w:t>(</w:t>
      </w:r>
      <w:proofErr w:type="spellStart"/>
      <w:r w:rsidR="00F66CA4" w:rsidRPr="00F71A7C">
        <w:rPr>
          <w:lang w:val="en-GB"/>
        </w:rPr>
        <w:t>matlab.ui.container.ButtonGroup</w:t>
      </w:r>
      <w:proofErr w:type="spellEnd"/>
      <w:r w:rsidR="00F66CA4" w:rsidRPr="00F71A7C">
        <w:rPr>
          <w:lang w:val="en-GB"/>
        </w:rPr>
        <w:t>)</w:t>
      </w:r>
    </w:p>
    <w:p w14:paraId="7F180D3B" w14:textId="1D7CB105" w:rsidR="001D6950" w:rsidRPr="00F71A7C" w:rsidRDefault="001D6950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A30DA1" w:rsidRPr="00F71A7C">
        <w:rPr>
          <w:lang w:val="en-GB"/>
        </w:rPr>
        <w:t xml:space="preserve">Parent of the component for the selection of the </w:t>
      </w:r>
      <w:r w:rsidR="005B380D" w:rsidRPr="00F71A7C">
        <w:rPr>
          <w:lang w:val="en-GB"/>
        </w:rPr>
        <w:t>store</w:t>
      </w:r>
      <w:r w:rsidR="00A30DA1" w:rsidRPr="00F71A7C">
        <w:rPr>
          <w:lang w:val="en-GB"/>
        </w:rPr>
        <w:t xml:space="preserve"> directory</w:t>
      </w:r>
      <w:r w:rsidR="005B380D" w:rsidRPr="00F71A7C">
        <w:rPr>
          <w:lang w:val="en-GB"/>
        </w:rPr>
        <w:t xml:space="preserve"> for the results files</w:t>
      </w:r>
      <w:r w:rsidR="000951E0" w:rsidRPr="00F71A7C">
        <w:rPr>
          <w:lang w:val="en-GB"/>
        </w:rPr>
        <w:t>.</w:t>
      </w:r>
    </w:p>
    <w:p w14:paraId="2ABAE699" w14:textId="359E3808" w:rsidR="000951E0" w:rsidRPr="00F71A7C" w:rsidRDefault="000951E0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FilePath</w:t>
      </w:r>
      <w:r w:rsidR="00D64F90" w:rsidRPr="00F71A7C">
        <w:rPr>
          <w:rFonts w:ascii="Consolas" w:hAnsi="Consolas"/>
          <w:b/>
          <w:bCs/>
          <w:lang w:val="en-GB"/>
        </w:rPr>
        <w:t>Label</w:t>
      </w:r>
      <w:proofErr w:type="spellEnd"/>
      <w:r w:rsidR="00D64F90" w:rsidRPr="00F71A7C">
        <w:rPr>
          <w:lang w:val="en-GB"/>
        </w:rPr>
        <w:t xml:space="preserve"> (</w:t>
      </w:r>
      <w:proofErr w:type="spellStart"/>
      <w:r w:rsidR="00D64F90" w:rsidRPr="00F71A7C">
        <w:rPr>
          <w:lang w:val="en-GB"/>
        </w:rPr>
        <w:t>matlab.ui.control.Label</w:t>
      </w:r>
      <w:proofErr w:type="spellEnd"/>
      <w:r w:rsidR="00D64F90" w:rsidRPr="00F71A7C">
        <w:rPr>
          <w:lang w:val="en-GB"/>
        </w:rPr>
        <w:t>)</w:t>
      </w:r>
    </w:p>
    <w:p w14:paraId="332B2141" w14:textId="1B9981BE" w:rsidR="00D64F90" w:rsidRPr="00F71A7C" w:rsidRDefault="00611137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24421D" w:rsidRPr="00F71A7C">
        <w:rPr>
          <w:lang w:val="en-GB"/>
        </w:rPr>
        <w:t xml:space="preserve">Path </w:t>
      </w:r>
      <w:r w:rsidR="00AA2A07" w:rsidRPr="00F71A7C">
        <w:rPr>
          <w:lang w:val="en-GB"/>
        </w:rPr>
        <w:t xml:space="preserve">of the </w:t>
      </w:r>
      <w:r w:rsidR="00BA1F53" w:rsidRPr="00F71A7C">
        <w:rPr>
          <w:lang w:val="en-GB"/>
        </w:rPr>
        <w:t xml:space="preserve">default or </w:t>
      </w:r>
      <w:r w:rsidR="00AA2A07" w:rsidRPr="00F71A7C">
        <w:rPr>
          <w:lang w:val="en-GB"/>
        </w:rPr>
        <w:t xml:space="preserve">selected </w:t>
      </w:r>
      <w:r w:rsidR="007A6BFD" w:rsidRPr="00F71A7C">
        <w:rPr>
          <w:lang w:val="en-GB"/>
        </w:rPr>
        <w:t>store</w:t>
      </w:r>
      <w:r w:rsidR="00AA2A07" w:rsidRPr="00F71A7C">
        <w:rPr>
          <w:lang w:val="en-GB"/>
        </w:rPr>
        <w:t xml:space="preserve"> directory</w:t>
      </w:r>
      <w:r w:rsidR="00BA1F53" w:rsidRPr="00F71A7C">
        <w:rPr>
          <w:lang w:val="en-GB"/>
        </w:rPr>
        <w:t>.</w:t>
      </w:r>
    </w:p>
    <w:p w14:paraId="22DE7DAF" w14:textId="5270238E" w:rsidR="00DA148D" w:rsidRPr="00F71A7C" w:rsidRDefault="00DA148D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BrowseButton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="008F560C" w:rsidRPr="00F71A7C">
        <w:rPr>
          <w:lang w:val="en-GB"/>
        </w:rPr>
        <w:t>)</w:t>
      </w:r>
    </w:p>
    <w:p w14:paraId="27854832" w14:textId="4634675A" w:rsidR="008F560C" w:rsidRPr="00F71A7C" w:rsidRDefault="008F560C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612219" w:rsidRPr="00F71A7C">
        <w:rPr>
          <w:lang w:val="en-GB"/>
        </w:rPr>
        <w:t xml:space="preserve">Button </w:t>
      </w:r>
      <w:r w:rsidR="001C24A8" w:rsidRPr="00F71A7C">
        <w:rPr>
          <w:lang w:val="en-GB"/>
        </w:rPr>
        <w:t>that open</w:t>
      </w:r>
      <w:r w:rsidR="0055723D" w:rsidRPr="00F71A7C">
        <w:rPr>
          <w:lang w:val="en-GB"/>
        </w:rPr>
        <w:t>s</w:t>
      </w:r>
      <w:r w:rsidR="001C24A8" w:rsidRPr="00F71A7C">
        <w:rPr>
          <w:lang w:val="en-GB"/>
        </w:rPr>
        <w:t xml:space="preserve"> a browsing window </w:t>
      </w:r>
      <w:r w:rsidR="00BA0276" w:rsidRPr="00F71A7C">
        <w:rPr>
          <w:lang w:val="en-GB"/>
        </w:rPr>
        <w:t xml:space="preserve">and where the user </w:t>
      </w:r>
      <w:r w:rsidR="00E1738E" w:rsidRPr="00F71A7C">
        <w:rPr>
          <w:lang w:val="en-GB"/>
        </w:rPr>
        <w:t xml:space="preserve">selected his </w:t>
      </w:r>
      <w:r w:rsidR="00A252BA" w:rsidRPr="00F71A7C">
        <w:rPr>
          <w:lang w:val="en-GB"/>
        </w:rPr>
        <w:t>store</w:t>
      </w:r>
      <w:r w:rsidR="00E1738E" w:rsidRPr="00F71A7C">
        <w:rPr>
          <w:lang w:val="en-GB"/>
        </w:rPr>
        <w:t xml:space="preserve"> directory.</w:t>
      </w:r>
    </w:p>
    <w:p w14:paraId="7878CDDD" w14:textId="73ED2F07" w:rsidR="0055723D" w:rsidRPr="00F71A7C" w:rsidRDefault="00EF1CA4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AboutButton</w:t>
      </w:r>
      <w:proofErr w:type="spellEnd"/>
      <w:r w:rsidR="00F25D5A" w:rsidRPr="00F71A7C">
        <w:rPr>
          <w:lang w:val="en-GB"/>
        </w:rPr>
        <w:t xml:space="preserve"> (</w:t>
      </w:r>
      <w:proofErr w:type="spellStart"/>
      <w:r w:rsidR="00F25D5A" w:rsidRPr="00F71A7C">
        <w:rPr>
          <w:lang w:val="en-GB"/>
        </w:rPr>
        <w:t>matlab.ui.control.But</w:t>
      </w:r>
      <w:r w:rsidR="00F20A9F" w:rsidRPr="00F71A7C">
        <w:rPr>
          <w:lang w:val="en-GB"/>
        </w:rPr>
        <w:t>ton</w:t>
      </w:r>
      <w:proofErr w:type="spellEnd"/>
      <w:r w:rsidR="00D75743" w:rsidRPr="00F71A7C">
        <w:rPr>
          <w:lang w:val="en-GB"/>
        </w:rPr>
        <w:t>)</w:t>
      </w:r>
    </w:p>
    <w:p w14:paraId="34E7CBEE" w14:textId="52AB7D93" w:rsidR="00D75743" w:rsidRPr="00F71A7C" w:rsidRDefault="008F531F" w:rsidP="00C7522D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lastRenderedPageBreak/>
        <w:t xml:space="preserve">Button </w:t>
      </w:r>
      <w:r w:rsidR="00593236" w:rsidRPr="00F71A7C">
        <w:rPr>
          <w:lang w:val="en-GB"/>
        </w:rPr>
        <w:t xml:space="preserve">for the </w:t>
      </w:r>
      <w:r w:rsidR="00D81E80" w:rsidRPr="00F71A7C">
        <w:rPr>
          <w:lang w:val="en-GB"/>
        </w:rPr>
        <w:t xml:space="preserve">development </w:t>
      </w:r>
      <w:r w:rsidR="00593236" w:rsidRPr="00F71A7C">
        <w:rPr>
          <w:lang w:val="en-GB"/>
        </w:rPr>
        <w:t>credits</w:t>
      </w:r>
      <w:r w:rsidR="00163174" w:rsidRPr="00F71A7C">
        <w:rPr>
          <w:lang w:val="en-GB"/>
        </w:rPr>
        <w:t xml:space="preserve">. When clicked </w:t>
      </w:r>
      <w:r w:rsidR="00803E51" w:rsidRPr="00F71A7C">
        <w:rPr>
          <w:lang w:val="en-GB"/>
        </w:rPr>
        <w:t>open a mod</w:t>
      </w:r>
      <w:r w:rsidR="00976F83" w:rsidRPr="00F71A7C">
        <w:rPr>
          <w:lang w:val="en-GB"/>
        </w:rPr>
        <w:t xml:space="preserve">al </w:t>
      </w:r>
      <w:r w:rsidR="009A4EC0" w:rsidRPr="00F71A7C">
        <w:rPr>
          <w:lang w:val="en-GB"/>
        </w:rPr>
        <w:t xml:space="preserve">notification window </w:t>
      </w:r>
      <w:r w:rsidR="001A325E" w:rsidRPr="00F71A7C">
        <w:rPr>
          <w:lang w:val="en-GB"/>
        </w:rPr>
        <w:t xml:space="preserve">with </w:t>
      </w:r>
      <w:r w:rsidR="00FA0E61" w:rsidRPr="00F71A7C">
        <w:rPr>
          <w:lang w:val="en-GB"/>
        </w:rPr>
        <w:t>developer’s</w:t>
      </w:r>
      <w:r w:rsidR="001A325E" w:rsidRPr="00F71A7C">
        <w:rPr>
          <w:lang w:val="en-GB"/>
        </w:rPr>
        <w:t xml:space="preserve"> </w:t>
      </w:r>
      <w:r w:rsidR="00621F9C" w:rsidRPr="00F71A7C">
        <w:rPr>
          <w:lang w:val="en-GB"/>
        </w:rPr>
        <w:t xml:space="preserve">information and </w:t>
      </w:r>
      <w:r w:rsidR="00DF47E5" w:rsidRPr="00F71A7C">
        <w:rPr>
          <w:lang w:val="en-GB"/>
        </w:rPr>
        <w:t>gives access to the GitHub repo</w:t>
      </w:r>
      <w:r w:rsidR="008535CF" w:rsidRPr="00F71A7C">
        <w:rPr>
          <w:lang w:val="en-GB"/>
        </w:rPr>
        <w:t xml:space="preserve">sitory </w:t>
      </w:r>
      <w:r w:rsidR="002E1B04" w:rsidRPr="00F71A7C">
        <w:rPr>
          <w:lang w:val="en-GB"/>
        </w:rPr>
        <w:t>through a button</w:t>
      </w:r>
      <w:r w:rsidR="00206505" w:rsidRPr="00F71A7C">
        <w:rPr>
          <w:lang w:val="en-GB"/>
        </w:rPr>
        <w:t>.</w:t>
      </w:r>
    </w:p>
    <w:p w14:paraId="13C10C34" w14:textId="7B884673" w:rsidR="00FA0E61" w:rsidRPr="00F71A7C" w:rsidRDefault="004577B2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BiocadLo</w:t>
      </w:r>
      <w:r w:rsidR="0019608F" w:rsidRPr="00F71A7C">
        <w:rPr>
          <w:rFonts w:ascii="Consolas" w:hAnsi="Consolas"/>
          <w:b/>
          <w:bCs/>
          <w:lang w:val="en-GB"/>
        </w:rPr>
        <w:t>go</w:t>
      </w:r>
      <w:proofErr w:type="spellEnd"/>
      <w:r w:rsidR="0019608F" w:rsidRPr="00F71A7C">
        <w:rPr>
          <w:lang w:val="en-GB"/>
        </w:rPr>
        <w:t xml:space="preserve"> (</w:t>
      </w:r>
      <w:proofErr w:type="spellStart"/>
      <w:r w:rsidR="0019608F" w:rsidRPr="00F71A7C">
        <w:rPr>
          <w:lang w:val="en-GB"/>
        </w:rPr>
        <w:t>matlab.ui.control.Image</w:t>
      </w:r>
      <w:proofErr w:type="spellEnd"/>
      <w:r w:rsidR="0019608F" w:rsidRPr="00F71A7C">
        <w:rPr>
          <w:lang w:val="en-GB"/>
        </w:rPr>
        <w:t>)</w:t>
      </w:r>
      <w:r w:rsidR="002A0EB2" w:rsidRPr="00F71A7C">
        <w:rPr>
          <w:lang w:val="en-GB"/>
        </w:rPr>
        <w:t xml:space="preserve"> </w:t>
      </w:r>
    </w:p>
    <w:p w14:paraId="157361F6" w14:textId="77777777" w:rsidR="00A40240" w:rsidRPr="00F71A7C" w:rsidRDefault="00833686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677D00" w:rsidRPr="00F71A7C">
        <w:rPr>
          <w:lang w:val="en-GB"/>
        </w:rPr>
        <w:t xml:space="preserve">Logo </w:t>
      </w:r>
      <w:r w:rsidR="00EC7141" w:rsidRPr="00F71A7C">
        <w:rPr>
          <w:lang w:val="en-GB"/>
        </w:rPr>
        <w:t>image from</w:t>
      </w:r>
      <w:r w:rsidR="0089160C" w:rsidRPr="00F71A7C">
        <w:rPr>
          <w:lang w:val="en-GB"/>
        </w:rPr>
        <w:t xml:space="preserve"> /Assets.</w:t>
      </w:r>
    </w:p>
    <w:p w14:paraId="4B57C1D2" w14:textId="77777777" w:rsidR="000350C8" w:rsidRPr="00F71A7C" w:rsidRDefault="00A40240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</w:t>
      </w:r>
      <w:r w:rsidR="000802B8" w:rsidRPr="00F71A7C">
        <w:rPr>
          <w:lang w:val="en-GB"/>
        </w:rPr>
        <w:t>.ui.control.Label</w:t>
      </w:r>
      <w:proofErr w:type="spellEnd"/>
      <w:r w:rsidR="000802B8" w:rsidRPr="00F71A7C">
        <w:rPr>
          <w:lang w:val="en-GB"/>
        </w:rPr>
        <w:t>)</w:t>
      </w:r>
    </w:p>
    <w:p w14:paraId="2F409FFE" w14:textId="3E84A295" w:rsidR="00833686" w:rsidRPr="00F71A7C" w:rsidRDefault="005D76A2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LoadIMSFolderButton_Menu</w:t>
      </w:r>
      <w:proofErr w:type="spellEnd"/>
      <w:r w:rsidR="00CF6E91" w:rsidRPr="00F71A7C">
        <w:rPr>
          <w:lang w:val="en-GB"/>
        </w:rPr>
        <w:t xml:space="preserve"> (</w:t>
      </w:r>
      <w:proofErr w:type="spellStart"/>
      <w:r w:rsidR="00CF6E91" w:rsidRPr="00F71A7C">
        <w:rPr>
          <w:lang w:val="en-GB"/>
        </w:rPr>
        <w:t>matlab.ui.control.Button</w:t>
      </w:r>
      <w:proofErr w:type="spellEnd"/>
      <w:r w:rsidR="0090331B" w:rsidRPr="00F71A7C">
        <w:rPr>
          <w:lang w:val="en-GB"/>
        </w:rPr>
        <w:t>)</w:t>
      </w:r>
    </w:p>
    <w:p w14:paraId="44FE1846" w14:textId="649FCB40" w:rsidR="00FA4B7F" w:rsidRPr="00F71A7C" w:rsidRDefault="00FA4B7F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BC0FEF" w:rsidRPr="00F71A7C">
        <w:rPr>
          <w:lang w:val="en-GB"/>
        </w:rPr>
        <w:t xml:space="preserve">Button to load an IMS folder </w:t>
      </w:r>
      <w:r w:rsidR="007255A4" w:rsidRPr="00F71A7C">
        <w:rPr>
          <w:lang w:val="en-GB"/>
        </w:rPr>
        <w:t>to</w:t>
      </w:r>
      <w:r w:rsidR="00BC0FEF" w:rsidRPr="00F71A7C">
        <w:rPr>
          <w:lang w:val="en-GB"/>
        </w:rPr>
        <w:t xml:space="preserve"> import the identified cells' geometry.</w:t>
      </w:r>
    </w:p>
    <w:p w14:paraId="0DE5553B" w14:textId="30FAE4A2" w:rsidR="0032548B" w:rsidRPr="00F71A7C" w:rsidRDefault="00EE2C11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LoadMatlabFileButton_Menu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61F4FC75" w14:textId="010BE3C5" w:rsidR="008B3B7D" w:rsidRPr="00F71A7C" w:rsidRDefault="00E53EDF" w:rsidP="00E53EDF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Button to load a </w:t>
      </w:r>
      <w:proofErr w:type="spellStart"/>
      <w:r w:rsidRPr="00F71A7C">
        <w:rPr>
          <w:lang w:val="en-GB"/>
        </w:rPr>
        <w:t>Matlab</w:t>
      </w:r>
      <w:proofErr w:type="spellEnd"/>
      <w:r w:rsidRPr="00F71A7C">
        <w:rPr>
          <w:lang w:val="en-GB"/>
        </w:rPr>
        <w:t xml:space="preserve"> file (.mat) where the interface parameters are defined. Re-import the </w:t>
      </w:r>
      <w:r w:rsidR="00B80262" w:rsidRPr="00F71A7C">
        <w:rPr>
          <w:lang w:val="en-GB"/>
        </w:rPr>
        <w:t xml:space="preserve">IMS and/or COMSOL files </w:t>
      </w:r>
      <w:r w:rsidR="00624D96" w:rsidRPr="00F71A7C">
        <w:rPr>
          <w:lang w:val="en-GB"/>
        </w:rPr>
        <w:t xml:space="preserve">if </w:t>
      </w:r>
      <w:r w:rsidR="009011B7" w:rsidRPr="00F71A7C">
        <w:rPr>
          <w:lang w:val="en-GB"/>
        </w:rPr>
        <w:t>they still have the same names and path</w:t>
      </w:r>
      <w:r w:rsidRPr="00F71A7C">
        <w:rPr>
          <w:lang w:val="en-GB"/>
        </w:rPr>
        <w:t>.</w:t>
      </w:r>
    </w:p>
    <w:p w14:paraId="374F07E7" w14:textId="3AB793CA" w:rsidR="00C07FD9" w:rsidRPr="00F71A7C" w:rsidRDefault="00650DA9" w:rsidP="00C07FD9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LoadMPHFileButton_Menu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2B73D360" w14:textId="3A01A909" w:rsidR="00650DA9" w:rsidRPr="00F71A7C" w:rsidRDefault="00A94DC7" w:rsidP="00A94DC7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>Button to load a COMSOL file (.mph) of the system geometry (bioreactor, electrodes and may also contain cells).</w:t>
      </w:r>
    </w:p>
    <w:p w14:paraId="3F771BEE" w14:textId="6C640DFB" w:rsidR="00820FA1" w:rsidRPr="00F71A7C" w:rsidRDefault="00802019" w:rsidP="00820FA1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ToolsPanel_Menu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1094959C" w14:textId="2DA638FD" w:rsidR="00734B06" w:rsidRPr="00F71A7C" w:rsidRDefault="00F64612" w:rsidP="00103079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Panel that does not contains any components </w:t>
      </w:r>
      <w:r w:rsidR="0078125B" w:rsidRPr="00F71A7C">
        <w:rPr>
          <w:lang w:val="en-GB"/>
        </w:rPr>
        <w:t>yet.</w:t>
      </w:r>
      <w:r w:rsidR="0073734C" w:rsidRPr="00F71A7C">
        <w:rPr>
          <w:lang w:val="en-GB"/>
        </w:rPr>
        <w:tab/>
      </w:r>
    </w:p>
    <w:p w14:paraId="5937CA3E" w14:textId="67DB4B21" w:rsidR="00227041" w:rsidRPr="00F71A7C" w:rsidRDefault="001D6950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</w:p>
    <w:p w14:paraId="7D6C2071" w14:textId="22999449" w:rsidR="00226B91" w:rsidRPr="00F71A7C" w:rsidRDefault="00226B91" w:rsidP="00226B91">
      <w:pPr>
        <w:pStyle w:val="Paragraphedeliste"/>
        <w:numPr>
          <w:ilvl w:val="0"/>
          <w:numId w:val="8"/>
        </w:numPr>
        <w:spacing w:after="0"/>
        <w:jc w:val="both"/>
        <w:rPr>
          <w:b/>
          <w:bCs/>
          <w:u w:val="single"/>
        </w:rPr>
      </w:pPr>
      <w:r w:rsidRPr="00F71A7C">
        <w:rPr>
          <w:b/>
          <w:bCs/>
          <w:u w:val="single"/>
        </w:rPr>
        <w:t>Parameters section</w:t>
      </w:r>
    </w:p>
    <w:p w14:paraId="69AAF518" w14:textId="2B20C11A" w:rsidR="00456BA2" w:rsidRPr="00F71A7C" w:rsidRDefault="0070652C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ParametersTab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5355D834" w14:textId="6C29B8C1" w:rsidR="00B07869" w:rsidRPr="00F71A7C" w:rsidRDefault="00B07869" w:rsidP="00707528">
      <w:pPr>
        <w:jc w:val="both"/>
        <w:rPr>
          <w:lang w:val="en-GB"/>
        </w:rPr>
      </w:pPr>
      <w:r w:rsidRPr="00F71A7C">
        <w:rPr>
          <w:lang w:val="en-GB"/>
        </w:rPr>
        <w:tab/>
      </w:r>
      <w:r w:rsidR="007B24CA" w:rsidRPr="00F71A7C">
        <w:rPr>
          <w:lang w:val="en-GB"/>
        </w:rPr>
        <w:t>Tab from the</w:t>
      </w:r>
      <w:r w:rsidR="0050772D" w:rsidRPr="00F71A7C">
        <w:rPr>
          <w:lang w:val="en-GB"/>
        </w:rPr>
        <w:t xml:space="preserve"> </w:t>
      </w:r>
      <w:proofErr w:type="spellStart"/>
      <w:r w:rsidR="0050772D" w:rsidRPr="00F71A7C">
        <w:rPr>
          <w:lang w:val="en-GB"/>
        </w:rPr>
        <w:t>MainTabGroup</w:t>
      </w:r>
      <w:proofErr w:type="spellEnd"/>
      <w:r w:rsidR="0050772D" w:rsidRPr="00F71A7C">
        <w:rPr>
          <w:lang w:val="en-GB"/>
        </w:rPr>
        <w:t xml:space="preserve"> </w:t>
      </w:r>
      <w:r w:rsidR="002C12DF" w:rsidRPr="00F71A7C">
        <w:rPr>
          <w:lang w:val="en-GB"/>
        </w:rPr>
        <w:t xml:space="preserve">containing all </w:t>
      </w:r>
      <w:r w:rsidR="00027189" w:rsidRPr="00F71A7C">
        <w:rPr>
          <w:lang w:val="en-GB"/>
        </w:rPr>
        <w:t xml:space="preserve">parameters components </w:t>
      </w:r>
      <w:r w:rsidR="002F0D27" w:rsidRPr="00F71A7C">
        <w:rPr>
          <w:lang w:val="en-GB"/>
        </w:rPr>
        <w:t>used for the simulation</w:t>
      </w:r>
      <w:r w:rsidR="00C54107" w:rsidRPr="00F71A7C">
        <w:rPr>
          <w:lang w:val="en-GB"/>
        </w:rPr>
        <w:t>.</w:t>
      </w:r>
      <w:r w:rsidR="007B24CA" w:rsidRPr="00F71A7C">
        <w:rPr>
          <w:lang w:val="en-GB"/>
        </w:rPr>
        <w:t xml:space="preserve"> </w:t>
      </w:r>
    </w:p>
    <w:p w14:paraId="7B398129" w14:textId="60618D63" w:rsidR="001D48EF" w:rsidRPr="00F71A7C" w:rsidRDefault="00532BC2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MicroSystemPanel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="005D79CD" w:rsidRPr="00F71A7C">
        <w:rPr>
          <w:lang w:val="en-GB"/>
        </w:rPr>
        <w:t xml:space="preserve">) </w:t>
      </w:r>
    </w:p>
    <w:p w14:paraId="79AAA18B" w14:textId="46B6869E" w:rsidR="005D79CD" w:rsidRPr="00F71A7C" w:rsidRDefault="007E570D" w:rsidP="007E570D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>Panel containing some information about the system loaded from mph file as well as a preview.</w:t>
      </w:r>
    </w:p>
    <w:p w14:paraId="31C59334" w14:textId="486025F8" w:rsidR="0070652C" w:rsidRPr="00F71A7C" w:rsidRDefault="00072493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ElectrodeRolePanel</w:t>
      </w:r>
      <w:proofErr w:type="spellEnd"/>
      <w:r w:rsidR="006026E7" w:rsidRPr="00F71A7C">
        <w:rPr>
          <w:lang w:val="en-GB"/>
        </w:rPr>
        <w:t xml:space="preserve"> (</w:t>
      </w:r>
      <w:proofErr w:type="spellStart"/>
      <w:r w:rsidR="006026E7" w:rsidRPr="00F71A7C">
        <w:rPr>
          <w:lang w:val="en-GB"/>
        </w:rPr>
        <w:t>matlab.ui.container.Panel</w:t>
      </w:r>
      <w:proofErr w:type="spellEnd"/>
      <w:r w:rsidR="001B279C" w:rsidRPr="00F71A7C">
        <w:rPr>
          <w:lang w:val="en-GB"/>
        </w:rPr>
        <w:t>)</w:t>
      </w:r>
    </w:p>
    <w:p w14:paraId="50B5FC5A" w14:textId="0BB5CE34" w:rsidR="001B279C" w:rsidRPr="00F71A7C" w:rsidRDefault="001B279C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Panel where </w:t>
      </w:r>
      <w:r w:rsidR="00E716C3" w:rsidRPr="00F71A7C">
        <w:rPr>
          <w:lang w:val="en-GB"/>
        </w:rPr>
        <w:t>are contained the compo</w:t>
      </w:r>
      <w:r w:rsidR="0027051E" w:rsidRPr="00F71A7C">
        <w:rPr>
          <w:lang w:val="en-GB"/>
        </w:rPr>
        <w:t>nents</w:t>
      </w:r>
      <w:r w:rsidR="00E716C3" w:rsidRPr="00F71A7C">
        <w:rPr>
          <w:lang w:val="en-GB"/>
        </w:rPr>
        <w:t xml:space="preserve"> concerning </w:t>
      </w:r>
      <w:r w:rsidR="0027051E" w:rsidRPr="00F71A7C">
        <w:rPr>
          <w:lang w:val="en-GB"/>
        </w:rPr>
        <w:t>the electrodes</w:t>
      </w:r>
      <w:r w:rsidR="00381014" w:rsidRPr="00F71A7C">
        <w:rPr>
          <w:lang w:val="en-GB"/>
        </w:rPr>
        <w:t>’</w:t>
      </w:r>
      <w:r w:rsidR="0027051E" w:rsidRPr="00F71A7C">
        <w:rPr>
          <w:lang w:val="en-GB"/>
        </w:rPr>
        <w:t xml:space="preserve"> role.</w:t>
      </w:r>
    </w:p>
    <w:p w14:paraId="47E13968" w14:textId="1A46B7CF" w:rsidR="00072493" w:rsidRPr="00F71A7C" w:rsidRDefault="005C6CB3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CurrentNegativeDropDown_E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="00ED26F7" w:rsidRPr="00F71A7C">
        <w:rPr>
          <w:lang w:val="en-GB"/>
        </w:rPr>
        <w:t>)</w:t>
      </w:r>
    </w:p>
    <w:p w14:paraId="48CD6B9F" w14:textId="0E98DF9A" w:rsidR="003538DE" w:rsidRPr="00F71A7C" w:rsidRDefault="003538DE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711EFF" w:rsidRPr="00F71A7C">
        <w:rPr>
          <w:lang w:val="en-GB"/>
        </w:rPr>
        <w:t xml:space="preserve">Dropdown of the </w:t>
      </w:r>
      <w:r w:rsidR="00C47DBA" w:rsidRPr="00F71A7C">
        <w:rPr>
          <w:lang w:val="en-GB"/>
        </w:rPr>
        <w:t xml:space="preserve">available </w:t>
      </w:r>
      <w:r w:rsidR="00711EFF" w:rsidRPr="00F71A7C">
        <w:rPr>
          <w:lang w:val="en-GB"/>
        </w:rPr>
        <w:t>electrode</w:t>
      </w:r>
      <w:r w:rsidR="00887784" w:rsidRPr="00F71A7C">
        <w:rPr>
          <w:lang w:val="en-GB"/>
        </w:rPr>
        <w:t>s’</w:t>
      </w:r>
      <w:r w:rsidR="00711EFF" w:rsidRPr="00F71A7C">
        <w:rPr>
          <w:lang w:val="en-GB"/>
        </w:rPr>
        <w:t xml:space="preserve"> id</w:t>
      </w:r>
      <w:r w:rsidR="001B55A7" w:rsidRPr="00F71A7C">
        <w:rPr>
          <w:lang w:val="en-GB"/>
        </w:rPr>
        <w:t xml:space="preserve"> for the </w:t>
      </w:r>
      <w:r w:rsidR="00A84D16" w:rsidRPr="00F71A7C">
        <w:rPr>
          <w:lang w:val="en-GB"/>
        </w:rPr>
        <w:t xml:space="preserve">Current - </w:t>
      </w:r>
      <w:r w:rsidR="00B64CB6" w:rsidRPr="00F71A7C">
        <w:rPr>
          <w:lang w:val="en-GB"/>
        </w:rPr>
        <w:t>role</w:t>
      </w:r>
      <w:r w:rsidR="00711EFF" w:rsidRPr="00F71A7C">
        <w:rPr>
          <w:lang w:val="en-GB"/>
        </w:rPr>
        <w:t>.</w:t>
      </w:r>
    </w:p>
    <w:p w14:paraId="51F9188F" w14:textId="5DB320ED" w:rsidR="00602B7A" w:rsidRPr="00F71A7C" w:rsidRDefault="00C71CDB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CurrentNegativeDropDownLabel_E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="0080328C" w:rsidRPr="00F71A7C">
        <w:rPr>
          <w:lang w:val="en-GB"/>
        </w:rPr>
        <w:t>)</w:t>
      </w:r>
    </w:p>
    <w:p w14:paraId="0794621B" w14:textId="56B747E8" w:rsidR="00A009FC" w:rsidRPr="00F71A7C" w:rsidRDefault="00A009FC" w:rsidP="00A009FC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CurrentPositiveDropDown_E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Pr="00F71A7C">
        <w:rPr>
          <w:lang w:val="en-GB"/>
        </w:rPr>
        <w:t>)</w:t>
      </w:r>
    </w:p>
    <w:p w14:paraId="6C9FED6C" w14:textId="77777777" w:rsidR="00925157" w:rsidRPr="00F71A7C" w:rsidRDefault="00A009FC" w:rsidP="00925157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Dropdown of the available electrodes’ id for the Current </w:t>
      </w:r>
      <w:r w:rsidR="003C250E" w:rsidRPr="00F71A7C">
        <w:rPr>
          <w:lang w:val="en-GB"/>
        </w:rPr>
        <w:t>+</w:t>
      </w:r>
      <w:r w:rsidRPr="00F71A7C">
        <w:rPr>
          <w:lang w:val="en-GB"/>
        </w:rPr>
        <w:t xml:space="preserve"> role.</w:t>
      </w:r>
    </w:p>
    <w:p w14:paraId="4E6449B6" w14:textId="33DD8827" w:rsidR="00925157" w:rsidRPr="00F71A7C" w:rsidRDefault="00925157" w:rsidP="00925157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CurrentPositiveDropDownLabel_E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54B2F839" w14:textId="77777777" w:rsidR="00A80DE0" w:rsidRPr="00F71A7C" w:rsidRDefault="00EC3220" w:rsidP="00A80DE0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VDDropDown_E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Pr="00F71A7C">
        <w:rPr>
          <w:lang w:val="en-GB"/>
        </w:rPr>
        <w:t>)</w:t>
      </w:r>
    </w:p>
    <w:p w14:paraId="70E98490" w14:textId="2F9E093C" w:rsidR="00A80DE0" w:rsidRPr="00F71A7C" w:rsidRDefault="00A80DE0" w:rsidP="00A80DE0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Dropdown of the available electrodes’ id for the VDD role.</w:t>
      </w:r>
    </w:p>
    <w:p w14:paraId="474F47ED" w14:textId="6C8359CB" w:rsidR="00AC2CA7" w:rsidRPr="00F71A7C" w:rsidRDefault="00406714" w:rsidP="00AC2CA7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VDDDropDownLabel_E</w:t>
      </w:r>
      <w:proofErr w:type="spellEnd"/>
      <w:r w:rsidR="00FA64F1"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47872C62" w14:textId="51E6B1C8" w:rsidR="00AC2CA7" w:rsidRPr="00F71A7C" w:rsidRDefault="00380C7D" w:rsidP="00AC2CA7">
      <w:pPr>
        <w:spacing w:after="0"/>
        <w:jc w:val="both"/>
        <w:rPr>
          <w:lang w:val="en-GB"/>
        </w:rPr>
      </w:pPr>
      <w:r w:rsidRPr="00F71A7C">
        <w:rPr>
          <w:rFonts w:ascii="Consolas" w:hAnsi="Consolas"/>
          <w:b/>
          <w:bCs/>
          <w:lang w:val="en-GB"/>
        </w:rPr>
        <w:t>V0DropDown_E</w:t>
      </w:r>
      <w:r w:rsidR="00AC2CA7" w:rsidRPr="00F71A7C">
        <w:rPr>
          <w:lang w:val="en-GB"/>
        </w:rPr>
        <w:t xml:space="preserve"> (</w:t>
      </w:r>
      <w:proofErr w:type="spellStart"/>
      <w:r w:rsidR="00AC2CA7" w:rsidRPr="00F71A7C">
        <w:rPr>
          <w:lang w:val="en-GB"/>
        </w:rPr>
        <w:t>matlab.ui.control.DropDown</w:t>
      </w:r>
      <w:proofErr w:type="spellEnd"/>
      <w:r w:rsidR="00AC2CA7" w:rsidRPr="00F71A7C">
        <w:rPr>
          <w:lang w:val="en-GB"/>
        </w:rPr>
        <w:t>)</w:t>
      </w:r>
    </w:p>
    <w:p w14:paraId="7C7A6CA6" w14:textId="291E7C91" w:rsidR="00D1113C" w:rsidRPr="00F71A7C" w:rsidRDefault="00AC2CA7" w:rsidP="00D1113C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Dropdown of the available electrodes’ id for the </w:t>
      </w:r>
      <w:r w:rsidR="00065B61" w:rsidRPr="00F71A7C">
        <w:rPr>
          <w:lang w:val="en-GB"/>
        </w:rPr>
        <w:t>V0</w:t>
      </w:r>
      <w:r w:rsidRPr="00F71A7C">
        <w:rPr>
          <w:lang w:val="en-GB"/>
        </w:rPr>
        <w:t xml:space="preserve"> role.</w:t>
      </w:r>
    </w:p>
    <w:p w14:paraId="7FA728A4" w14:textId="65984D66" w:rsidR="00D1113C" w:rsidRPr="00F71A7C" w:rsidRDefault="00D1113C" w:rsidP="00D1113C">
      <w:pPr>
        <w:spacing w:after="0"/>
        <w:jc w:val="both"/>
        <w:rPr>
          <w:lang w:val="en-GB"/>
        </w:rPr>
      </w:pPr>
      <w:r w:rsidRPr="00F71A7C">
        <w:rPr>
          <w:rFonts w:ascii="Consolas" w:hAnsi="Consolas"/>
          <w:b/>
          <w:bCs/>
          <w:lang w:val="en-GB"/>
        </w:rPr>
        <w:t>V0DropDownLabel_E</w:t>
      </w:r>
      <w:r w:rsidRPr="00F71A7C">
        <w:rPr>
          <w:b/>
          <w:bCs/>
          <w:lang w:val="en-GB"/>
        </w:rPr>
        <w:tab/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10328126" w14:textId="5979F1DA" w:rsidR="00A80DE0" w:rsidRPr="00F71A7C" w:rsidRDefault="00CE5D27" w:rsidP="00A009FC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FileInfoLabel_MicroSystem</w:t>
      </w:r>
      <w:proofErr w:type="spellEnd"/>
      <w:r w:rsidR="00D763A6" w:rsidRPr="00F71A7C">
        <w:rPr>
          <w:b/>
          <w:bCs/>
          <w:lang w:val="en-GB"/>
        </w:rPr>
        <w:t xml:space="preserve"> </w:t>
      </w:r>
      <w:r w:rsidR="00D763A6" w:rsidRPr="00F71A7C">
        <w:rPr>
          <w:lang w:val="en-GB"/>
        </w:rPr>
        <w:t>(</w:t>
      </w:r>
      <w:proofErr w:type="spellStart"/>
      <w:r w:rsidR="00D763A6" w:rsidRPr="00F71A7C">
        <w:rPr>
          <w:lang w:val="en-GB"/>
        </w:rPr>
        <w:t>matlab.ui.control.Label</w:t>
      </w:r>
      <w:proofErr w:type="spellEnd"/>
      <w:r w:rsidR="00252AF9" w:rsidRPr="00F71A7C">
        <w:rPr>
          <w:lang w:val="en-GB"/>
        </w:rPr>
        <w:t>)</w:t>
      </w:r>
    </w:p>
    <w:p w14:paraId="40A5EDEB" w14:textId="07315B14" w:rsidR="00AC2CA7" w:rsidRPr="00F71A7C" w:rsidRDefault="00E746C8" w:rsidP="00A009FC">
      <w:pPr>
        <w:spacing w:after="0"/>
        <w:jc w:val="both"/>
        <w:rPr>
          <w:lang w:val="en-GB"/>
        </w:rPr>
      </w:pPr>
      <w:r w:rsidRPr="00F71A7C">
        <w:rPr>
          <w:b/>
          <w:bCs/>
          <w:lang w:val="en-GB"/>
        </w:rPr>
        <w:tab/>
      </w:r>
      <w:r w:rsidR="00835EE2" w:rsidRPr="00F71A7C">
        <w:rPr>
          <w:lang w:val="en-GB"/>
        </w:rPr>
        <w:t>Title label for the written information.</w:t>
      </w:r>
    </w:p>
    <w:p w14:paraId="34831E68" w14:textId="2F277F19" w:rsidR="00A009FC" w:rsidRPr="00F71A7C" w:rsidRDefault="00D644F4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FileInfoEntryLabel_MicroSystem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564D4BD6" w14:textId="2421A83F" w:rsidR="001070B3" w:rsidRPr="00F71A7C" w:rsidRDefault="001070B3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63125F" w:rsidRPr="00F71A7C">
        <w:rPr>
          <w:lang w:val="en-GB"/>
        </w:rPr>
        <w:t>Name of the loaded mph file.</w:t>
      </w:r>
    </w:p>
    <w:p w14:paraId="4BD5D33D" w14:textId="65A8B9A3" w:rsidR="0063125F" w:rsidRPr="00F71A7C" w:rsidRDefault="00092948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ClearButton_MicroSystem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273832A7" w14:textId="05DCD04C" w:rsidR="00967431" w:rsidRPr="00F71A7C" w:rsidRDefault="00967431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C40E47" w:rsidRPr="00F71A7C">
        <w:rPr>
          <w:lang w:val="en-GB"/>
        </w:rPr>
        <w:t xml:space="preserve">Clear </w:t>
      </w:r>
      <w:r w:rsidR="00E12F8D" w:rsidRPr="00F71A7C">
        <w:rPr>
          <w:lang w:val="en-GB"/>
        </w:rPr>
        <w:t>button for the COMSOL model of the microsystem imported.</w:t>
      </w:r>
    </w:p>
    <w:p w14:paraId="30078BBB" w14:textId="2A735761" w:rsidR="0020633B" w:rsidRPr="00F71A7C" w:rsidRDefault="0020633B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ImportButton_MicroSystem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7C847ACB" w14:textId="2329CE9D" w:rsidR="005966D7" w:rsidRPr="00F71A7C" w:rsidRDefault="005966D7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6B08F2" w:rsidRPr="00F71A7C">
        <w:rPr>
          <w:lang w:val="en-GB"/>
        </w:rPr>
        <w:t xml:space="preserve">Button to import a COMSOL file </w:t>
      </w:r>
      <w:r w:rsidR="00C2044E" w:rsidRPr="00F71A7C">
        <w:rPr>
          <w:lang w:val="en-GB"/>
        </w:rPr>
        <w:t xml:space="preserve">for </w:t>
      </w:r>
      <w:r w:rsidR="002977AE" w:rsidRPr="00F71A7C">
        <w:rPr>
          <w:lang w:val="en-GB"/>
        </w:rPr>
        <w:t>the microsystem</w:t>
      </w:r>
      <w:r w:rsidR="00B900D8" w:rsidRPr="00F71A7C">
        <w:rPr>
          <w:lang w:val="en-GB"/>
        </w:rPr>
        <w:t>.</w:t>
      </w:r>
      <w:r w:rsidRPr="00F71A7C">
        <w:rPr>
          <w:lang w:val="en-GB"/>
        </w:rPr>
        <w:t xml:space="preserve"> </w:t>
      </w:r>
    </w:p>
    <w:p w14:paraId="5E728D3E" w14:textId="7F7DEFD9" w:rsidR="00F7281D" w:rsidRPr="00F71A7C" w:rsidRDefault="00453B4D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UIAxes_MicroSystem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matlab.ui.control.UIAxis</w:t>
      </w:r>
      <w:proofErr w:type="spellEnd"/>
      <w:r w:rsidR="00797F9A" w:rsidRPr="00F71A7C">
        <w:rPr>
          <w:lang w:val="en-GB"/>
        </w:rPr>
        <w:t>)</w:t>
      </w:r>
    </w:p>
    <w:p w14:paraId="1F27F459" w14:textId="642F4014" w:rsidR="00797F9A" w:rsidRPr="00F71A7C" w:rsidRDefault="00797F9A" w:rsidP="00707528">
      <w:pPr>
        <w:jc w:val="both"/>
        <w:rPr>
          <w:lang w:val="en-GB"/>
        </w:rPr>
      </w:pPr>
      <w:r w:rsidRPr="00F71A7C">
        <w:rPr>
          <w:lang w:val="en-GB"/>
        </w:rPr>
        <w:tab/>
      </w:r>
      <w:r w:rsidR="00F565F3" w:rsidRPr="00F71A7C">
        <w:rPr>
          <w:lang w:val="en-GB"/>
        </w:rPr>
        <w:t>Axes for the preview of the system geometry.</w:t>
      </w:r>
    </w:p>
    <w:p w14:paraId="7D5A4C17" w14:textId="7E926937" w:rsidR="00000767" w:rsidRPr="00F71A7C" w:rsidRDefault="00DD4D97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BiocellsPanel</w:t>
      </w:r>
      <w:proofErr w:type="spellEnd"/>
      <w:r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6625CE84" w14:textId="0A7299F2" w:rsidR="00DD4D97" w:rsidRPr="00F71A7C" w:rsidRDefault="0078315D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lastRenderedPageBreak/>
        <w:tab/>
      </w:r>
      <w:r w:rsidR="00CD7300" w:rsidRPr="00F71A7C">
        <w:rPr>
          <w:lang w:val="en-GB"/>
        </w:rPr>
        <w:t>Panel containing some information of the cells loaded from a IMS folder as well as a preview.</w:t>
      </w:r>
    </w:p>
    <w:p w14:paraId="36DAA5DD" w14:textId="407A72B2" w:rsidR="00CD7300" w:rsidRPr="00F71A7C" w:rsidRDefault="00EB00B2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DistanceToReferentialLabel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="00B44945" w:rsidRPr="00F71A7C">
        <w:rPr>
          <w:lang w:val="en-GB"/>
        </w:rPr>
        <w:t>)</w:t>
      </w:r>
    </w:p>
    <w:p w14:paraId="3E34BDBB" w14:textId="77777777" w:rsidR="004C65F5" w:rsidRPr="00F71A7C" w:rsidRDefault="0006478D" w:rsidP="004C65F5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DistanceToReferentialEditField_Z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00DCAFF3" w14:textId="54B4DDA9" w:rsidR="001835E3" w:rsidRPr="00F71A7C" w:rsidRDefault="00DA381D" w:rsidP="006824C8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Editable numeric entry </w:t>
      </w:r>
      <w:r w:rsidR="007926FA" w:rsidRPr="00F71A7C">
        <w:rPr>
          <w:lang w:val="en-GB"/>
        </w:rPr>
        <w:t xml:space="preserve">for the distance X </w:t>
      </w:r>
      <w:r w:rsidR="00B75AB8" w:rsidRPr="00F71A7C">
        <w:rPr>
          <w:lang w:val="en-GB"/>
        </w:rPr>
        <w:t xml:space="preserve">to the referential </w:t>
      </w:r>
      <w:r w:rsidR="00A4647C" w:rsidRPr="00F71A7C">
        <w:rPr>
          <w:lang w:val="en-GB"/>
        </w:rPr>
        <w:t xml:space="preserve">point that should be </w:t>
      </w:r>
      <w:r w:rsidR="009835AB" w:rsidRPr="00F71A7C">
        <w:rPr>
          <w:lang w:val="en-GB"/>
        </w:rPr>
        <w:t xml:space="preserve">in the COMSOL </w:t>
      </w:r>
      <w:r w:rsidR="00C07273" w:rsidRPr="00F71A7C">
        <w:rPr>
          <w:lang w:val="en-GB"/>
        </w:rPr>
        <w:t xml:space="preserve">geometry </w:t>
      </w:r>
      <w:r w:rsidR="009C3D74" w:rsidRPr="00F71A7C">
        <w:rPr>
          <w:lang w:val="en-GB"/>
        </w:rPr>
        <w:t>model</w:t>
      </w:r>
      <w:r w:rsidR="00136D4F" w:rsidRPr="00F71A7C">
        <w:rPr>
          <w:lang w:val="en-GB"/>
        </w:rPr>
        <w:t xml:space="preserve"> of the </w:t>
      </w:r>
      <w:r w:rsidR="005052E9" w:rsidRPr="00F71A7C">
        <w:rPr>
          <w:lang w:val="en-GB"/>
        </w:rPr>
        <w:t>micro</w:t>
      </w:r>
      <w:r w:rsidR="00136D4F" w:rsidRPr="00F71A7C">
        <w:rPr>
          <w:lang w:val="en-GB"/>
        </w:rPr>
        <w:t>system</w:t>
      </w:r>
      <w:r w:rsidR="00C84A2D" w:rsidRPr="00F71A7C">
        <w:rPr>
          <w:lang w:val="en-GB"/>
        </w:rPr>
        <w:t>.</w:t>
      </w:r>
      <w:r w:rsidR="001835E3" w:rsidRPr="00F71A7C">
        <w:rPr>
          <w:lang w:val="en-GB"/>
        </w:rPr>
        <w:t xml:space="preserve"> </w:t>
      </w:r>
    </w:p>
    <w:p w14:paraId="085F925E" w14:textId="3FCFB3DD" w:rsidR="004C65F5" w:rsidRPr="00F71A7C" w:rsidRDefault="004C65F5" w:rsidP="004C65F5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DistanceToReferentialEditField_Y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7D865759" w14:textId="00DEE2D0" w:rsidR="004C65F5" w:rsidRPr="00F71A7C" w:rsidRDefault="003C2347" w:rsidP="00A51B45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>Editable numeric entry for the distance Y to the referential point</w:t>
      </w:r>
      <w:r w:rsidR="00A86E28" w:rsidRPr="00F71A7C">
        <w:rPr>
          <w:lang w:val="en-GB"/>
        </w:rPr>
        <w:t>.</w:t>
      </w:r>
    </w:p>
    <w:p w14:paraId="77B340BC" w14:textId="77777777" w:rsidR="0054261E" w:rsidRPr="00F71A7C" w:rsidRDefault="004C65F5" w:rsidP="005426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DistanceToReferentialEditField_X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32C770EC" w14:textId="01AFE689" w:rsidR="0054261E" w:rsidRPr="00F71A7C" w:rsidRDefault="0054261E" w:rsidP="0054261E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Editable numeric entry for the distance </w:t>
      </w:r>
      <w:r w:rsidR="003F5655" w:rsidRPr="00F71A7C">
        <w:rPr>
          <w:lang w:val="en-GB"/>
        </w:rPr>
        <w:t>X</w:t>
      </w:r>
      <w:r w:rsidRPr="00F71A7C">
        <w:rPr>
          <w:lang w:val="en-GB"/>
        </w:rPr>
        <w:t xml:space="preserve"> to the referential point.</w:t>
      </w:r>
    </w:p>
    <w:p w14:paraId="08BA479B" w14:textId="5DD7D4C8" w:rsidR="00E05D0D" w:rsidRPr="00F71A7C" w:rsidRDefault="00B26B53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SaveCopyCheckBox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matlab.ui.control.Checkbox</w:t>
      </w:r>
      <w:proofErr w:type="spellEnd"/>
      <w:r w:rsidRPr="00F71A7C">
        <w:rPr>
          <w:lang w:val="en-GB"/>
        </w:rPr>
        <w:t>)</w:t>
      </w:r>
    </w:p>
    <w:p w14:paraId="0851E69D" w14:textId="2AABFB16" w:rsidR="00B26B53" w:rsidRPr="00F71A7C" w:rsidRDefault="00B569AF" w:rsidP="00DB5CDD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>Checkbox</w:t>
      </w:r>
      <w:r w:rsidR="000D28B3" w:rsidRPr="00F71A7C">
        <w:rPr>
          <w:lang w:val="en-GB"/>
        </w:rPr>
        <w:t xml:space="preserve"> that </w:t>
      </w:r>
      <w:r w:rsidR="007B3E74" w:rsidRPr="00F71A7C">
        <w:rPr>
          <w:lang w:val="en-GB"/>
        </w:rPr>
        <w:t>generate</w:t>
      </w:r>
      <w:r w:rsidR="007C3899" w:rsidRPr="00F71A7C">
        <w:rPr>
          <w:lang w:val="en-GB"/>
        </w:rPr>
        <w:t>s</w:t>
      </w:r>
      <w:r w:rsidR="007B3E74" w:rsidRPr="00F71A7C">
        <w:rPr>
          <w:lang w:val="en-GB"/>
        </w:rPr>
        <w:t xml:space="preserve"> a copy of the loaded mph file (microsystem)</w:t>
      </w:r>
      <w:r w:rsidR="00CC1DDF" w:rsidRPr="00F71A7C">
        <w:rPr>
          <w:lang w:val="en-GB"/>
        </w:rPr>
        <w:t xml:space="preserve"> </w:t>
      </w:r>
      <w:r w:rsidR="005E3835" w:rsidRPr="00F71A7C">
        <w:rPr>
          <w:lang w:val="en-GB"/>
        </w:rPr>
        <w:t>when checked</w:t>
      </w:r>
      <w:r w:rsidR="00930FB9" w:rsidRPr="00F71A7C">
        <w:rPr>
          <w:lang w:val="en-GB"/>
        </w:rPr>
        <w:t xml:space="preserve"> for the </w:t>
      </w:r>
      <w:r w:rsidR="00EF0A86" w:rsidRPr="00F71A7C">
        <w:rPr>
          <w:lang w:val="en-GB"/>
        </w:rPr>
        <w:t>ad</w:t>
      </w:r>
      <w:r w:rsidR="00B363E7" w:rsidRPr="00F71A7C">
        <w:rPr>
          <w:lang w:val="en-GB"/>
        </w:rPr>
        <w:t>d</w:t>
      </w:r>
      <w:r w:rsidR="00353B98" w:rsidRPr="00F71A7C">
        <w:rPr>
          <w:lang w:val="en-GB"/>
        </w:rPr>
        <w:t>ing</w:t>
      </w:r>
      <w:r w:rsidR="00EF0A86" w:rsidRPr="00F71A7C">
        <w:rPr>
          <w:lang w:val="en-GB"/>
        </w:rPr>
        <w:t xml:space="preserve"> of the IMS cells in the microsystem mode</w:t>
      </w:r>
      <w:r w:rsidR="00B363E7" w:rsidRPr="00F71A7C">
        <w:rPr>
          <w:lang w:val="en-GB"/>
        </w:rPr>
        <w:t>l</w:t>
      </w:r>
      <w:r w:rsidR="005E3835" w:rsidRPr="00F71A7C">
        <w:rPr>
          <w:lang w:val="en-GB"/>
        </w:rPr>
        <w:t xml:space="preserve">. </w:t>
      </w:r>
    </w:p>
    <w:p w14:paraId="4F18970B" w14:textId="0DE5FFCA" w:rsidR="0006478D" w:rsidRPr="00F71A7C" w:rsidRDefault="00A87104" w:rsidP="00456BA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AddcellstomodelButton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="00151EE5" w:rsidRPr="00F71A7C">
        <w:rPr>
          <w:lang w:val="en-GB"/>
        </w:rPr>
        <w:t>)</w:t>
      </w:r>
    </w:p>
    <w:p w14:paraId="37863A97" w14:textId="0F7EE014" w:rsidR="00BC4782" w:rsidRPr="00F71A7C" w:rsidRDefault="00AE5A69" w:rsidP="00FD6F98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Button that adds the current loaded </w:t>
      </w:r>
      <w:r w:rsidR="00F376D9" w:rsidRPr="00F71A7C">
        <w:rPr>
          <w:lang w:val="en-GB"/>
        </w:rPr>
        <w:t>cells approximation to the current COMSOL model of the microsystem</w:t>
      </w:r>
      <w:r w:rsidR="00CF19C5" w:rsidRPr="00F71A7C">
        <w:rPr>
          <w:lang w:val="en-GB"/>
        </w:rPr>
        <w:t xml:space="preserve"> with the </w:t>
      </w:r>
      <w:r w:rsidR="00394A61" w:rsidRPr="00F71A7C">
        <w:rPr>
          <w:lang w:val="en-GB"/>
        </w:rPr>
        <w:t xml:space="preserve">given distance to the </w:t>
      </w:r>
      <w:proofErr w:type="spellStart"/>
      <w:r w:rsidR="00F6657B" w:rsidRPr="00F71A7C">
        <w:rPr>
          <w:lang w:val="en-GB"/>
        </w:rPr>
        <w:t>I</w:t>
      </w:r>
      <w:r w:rsidR="00394A61" w:rsidRPr="00F71A7C">
        <w:rPr>
          <w:lang w:val="en-GB"/>
        </w:rPr>
        <w:t>maris</w:t>
      </w:r>
      <w:proofErr w:type="spellEnd"/>
      <w:r w:rsidR="00394A61" w:rsidRPr="00F71A7C">
        <w:rPr>
          <w:lang w:val="en-GB"/>
        </w:rPr>
        <w:t xml:space="preserve"> referential</w:t>
      </w:r>
      <w:r w:rsidR="00F061F5" w:rsidRPr="00F71A7C">
        <w:rPr>
          <w:lang w:val="en-GB"/>
        </w:rPr>
        <w:t xml:space="preserve"> point</w:t>
      </w:r>
      <w:r w:rsidR="00F376D9" w:rsidRPr="00F71A7C">
        <w:rPr>
          <w:lang w:val="en-GB"/>
        </w:rPr>
        <w:t>.</w:t>
      </w:r>
      <w:r w:rsidR="007A0C8D" w:rsidRPr="00F71A7C">
        <w:rPr>
          <w:lang w:val="en-GB"/>
        </w:rPr>
        <w:t xml:space="preserve"> </w:t>
      </w:r>
    </w:p>
    <w:p w14:paraId="026F497B" w14:textId="77777777" w:rsidR="00845F26" w:rsidRPr="00F71A7C" w:rsidRDefault="004C4114" w:rsidP="00845F2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FileInfoLabel_Biocells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02629435" w14:textId="77777777" w:rsidR="00845F26" w:rsidRPr="00F71A7C" w:rsidRDefault="00845F26" w:rsidP="00845F26">
      <w:pPr>
        <w:spacing w:after="0"/>
        <w:jc w:val="both"/>
        <w:rPr>
          <w:lang w:val="en-GB"/>
        </w:rPr>
      </w:pPr>
      <w:r w:rsidRPr="00F71A7C">
        <w:rPr>
          <w:b/>
          <w:bCs/>
          <w:lang w:val="en-GB"/>
        </w:rPr>
        <w:tab/>
      </w:r>
      <w:r w:rsidRPr="00F71A7C">
        <w:rPr>
          <w:lang w:val="en-GB"/>
        </w:rPr>
        <w:t>Title label for the written information.</w:t>
      </w:r>
    </w:p>
    <w:p w14:paraId="6B6BD715" w14:textId="77777777" w:rsidR="007E3E3C" w:rsidRPr="00F71A7C" w:rsidRDefault="00B93797" w:rsidP="007E3E3C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FileInfoEntryLabel_Biocells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232739A4" w14:textId="7FAB72BE" w:rsidR="007E3E3C" w:rsidRPr="00F71A7C" w:rsidRDefault="007E3E3C" w:rsidP="007E3E3C">
      <w:pPr>
        <w:spacing w:after="0"/>
        <w:jc w:val="both"/>
        <w:rPr>
          <w:lang w:val="en-GB"/>
        </w:rPr>
      </w:pPr>
      <w:r w:rsidRPr="00F71A7C">
        <w:rPr>
          <w:b/>
          <w:bCs/>
          <w:lang w:val="en-GB"/>
        </w:rPr>
        <w:tab/>
      </w:r>
      <w:r w:rsidR="00B15453" w:rsidRPr="00F71A7C">
        <w:rPr>
          <w:lang w:val="en-GB"/>
        </w:rPr>
        <w:t xml:space="preserve">Name of the loaded </w:t>
      </w:r>
      <w:proofErr w:type="spellStart"/>
      <w:r w:rsidR="00B15453" w:rsidRPr="00F71A7C">
        <w:rPr>
          <w:lang w:val="en-GB"/>
        </w:rPr>
        <w:t>Imaris</w:t>
      </w:r>
      <w:proofErr w:type="spellEnd"/>
      <w:r w:rsidR="00B15453" w:rsidRPr="00F71A7C">
        <w:rPr>
          <w:lang w:val="en-GB"/>
        </w:rPr>
        <w:t xml:space="preserve"> </w:t>
      </w:r>
      <w:r w:rsidR="00010179" w:rsidRPr="00F71A7C">
        <w:rPr>
          <w:lang w:val="en-GB"/>
        </w:rPr>
        <w:t xml:space="preserve">file </w:t>
      </w:r>
      <w:r w:rsidR="00183520" w:rsidRPr="00F71A7C">
        <w:rPr>
          <w:lang w:val="en-GB"/>
        </w:rPr>
        <w:t xml:space="preserve">and the number of </w:t>
      </w:r>
      <w:r w:rsidR="005F5723" w:rsidRPr="00F71A7C">
        <w:rPr>
          <w:lang w:val="en-GB"/>
        </w:rPr>
        <w:t>approximated cells.</w:t>
      </w:r>
    </w:p>
    <w:p w14:paraId="43928817" w14:textId="41C52B60" w:rsidR="004C4114" w:rsidRPr="00F71A7C" w:rsidRDefault="00104862" w:rsidP="004C4114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ClearButton_Biocells</w:t>
      </w:r>
      <w:proofErr w:type="spellEnd"/>
      <w:r w:rsidR="00D26871" w:rsidRPr="00F71A7C">
        <w:rPr>
          <w:lang w:val="en-GB"/>
        </w:rPr>
        <w:t xml:space="preserve"> (</w:t>
      </w:r>
      <w:proofErr w:type="spellStart"/>
      <w:r w:rsidR="00D26871" w:rsidRPr="00F71A7C">
        <w:rPr>
          <w:lang w:val="en-GB"/>
        </w:rPr>
        <w:t>matlab.ui.control.Button</w:t>
      </w:r>
      <w:proofErr w:type="spellEnd"/>
      <w:r w:rsidR="00D26871" w:rsidRPr="00F71A7C">
        <w:rPr>
          <w:lang w:val="en-GB"/>
        </w:rPr>
        <w:t>)</w:t>
      </w:r>
    </w:p>
    <w:p w14:paraId="71801313" w14:textId="7C2CD013" w:rsidR="007E29C4" w:rsidRPr="00F71A7C" w:rsidRDefault="007E29C4" w:rsidP="004C4114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Clear button of the loaded IMS cells.</w:t>
      </w:r>
    </w:p>
    <w:p w14:paraId="50A89447" w14:textId="0BF0DBA3" w:rsidR="00542DFD" w:rsidRPr="00F71A7C" w:rsidRDefault="00542DFD" w:rsidP="004C4114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ImportButton_Biocells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26404DAE" w14:textId="7376AA30" w:rsidR="00542DFD" w:rsidRPr="00F71A7C" w:rsidRDefault="00542DFD" w:rsidP="00D65460">
      <w:pPr>
        <w:spacing w:after="0"/>
        <w:rPr>
          <w:lang w:val="en-GB"/>
        </w:rPr>
      </w:pPr>
      <w:r w:rsidRPr="00F71A7C">
        <w:rPr>
          <w:lang w:val="en-GB"/>
        </w:rPr>
        <w:tab/>
      </w:r>
      <w:r w:rsidR="00652883" w:rsidRPr="00F71A7C">
        <w:rPr>
          <w:lang w:val="en-GB"/>
        </w:rPr>
        <w:t xml:space="preserve">Import button for the </w:t>
      </w:r>
      <w:proofErr w:type="spellStart"/>
      <w:r w:rsidR="00652883" w:rsidRPr="00F71A7C">
        <w:rPr>
          <w:lang w:val="en-GB"/>
        </w:rPr>
        <w:t>Imaris</w:t>
      </w:r>
      <w:proofErr w:type="spellEnd"/>
      <w:r w:rsidR="00652883" w:rsidRPr="00F71A7C">
        <w:rPr>
          <w:lang w:val="en-GB"/>
        </w:rPr>
        <w:t xml:space="preserve"> folder containing the csv file of the approximated</w:t>
      </w:r>
      <w:r w:rsidR="00392272" w:rsidRPr="00F71A7C">
        <w:rPr>
          <w:lang w:val="en-GB"/>
        </w:rPr>
        <w:t xml:space="preserve"> IMS</w:t>
      </w:r>
      <w:r w:rsidR="00652883" w:rsidRPr="00F71A7C">
        <w:rPr>
          <w:lang w:val="en-GB"/>
        </w:rPr>
        <w:t xml:space="preserve"> cells.</w:t>
      </w:r>
    </w:p>
    <w:p w14:paraId="6919240F" w14:textId="73B9AE18" w:rsidR="00311456" w:rsidRPr="00F71A7C" w:rsidRDefault="003A6BCB" w:rsidP="0065695A">
      <w:pPr>
        <w:spacing w:after="0"/>
        <w:rPr>
          <w:rFonts w:ascii="Helvetica" w:hAnsi="Helvetica" w:cs="Helvetica"/>
          <w:color w:val="333333"/>
          <w:shd w:val="clear" w:color="auto" w:fill="FFFFFF"/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UIAxes_Biocells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matlab.ui.control.UIAxis</w:t>
      </w:r>
      <w:proofErr w:type="spellEnd"/>
      <w:r w:rsidRPr="00F71A7C">
        <w:rPr>
          <w:lang w:val="en-GB"/>
        </w:rPr>
        <w:t>)</w:t>
      </w:r>
    </w:p>
    <w:p w14:paraId="6A09535B" w14:textId="09C81B86" w:rsidR="0065695A" w:rsidRPr="00F71A7C" w:rsidRDefault="0065695A" w:rsidP="00093CD0">
      <w:pPr>
        <w:ind w:firstLine="720"/>
        <w:rPr>
          <w:lang w:val="en-GB"/>
        </w:rPr>
      </w:pPr>
      <w:r w:rsidRPr="00F71A7C">
        <w:rPr>
          <w:lang w:val="en-GB"/>
        </w:rPr>
        <w:t xml:space="preserve">Axes for the preview of the </w:t>
      </w:r>
      <w:r w:rsidR="00182C8D" w:rsidRPr="00F71A7C">
        <w:rPr>
          <w:lang w:val="en-GB"/>
        </w:rPr>
        <w:t>cells</w:t>
      </w:r>
      <w:r w:rsidR="001A7C36" w:rsidRPr="00F71A7C">
        <w:rPr>
          <w:lang w:val="en-GB"/>
        </w:rPr>
        <w:t>’</w:t>
      </w:r>
      <w:r w:rsidRPr="00F71A7C">
        <w:rPr>
          <w:lang w:val="en-GB"/>
        </w:rPr>
        <w:t xml:space="preserve"> geometry.</w:t>
      </w:r>
    </w:p>
    <w:p w14:paraId="7682FAE3" w14:textId="1FD887D8" w:rsidR="004C4114" w:rsidRPr="00F71A7C" w:rsidRDefault="00093CD0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ElectricalComponentsPanel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74AF0C6B" w14:textId="08839DD5" w:rsidR="000913BE" w:rsidRPr="00F71A7C" w:rsidRDefault="000913BE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9E629D" w:rsidRPr="00F71A7C">
        <w:rPr>
          <w:lang w:val="en-GB"/>
        </w:rPr>
        <w:t>Panel containing physics parameters (electric properties) of the global system.</w:t>
      </w:r>
    </w:p>
    <w:p w14:paraId="7CC99BA1" w14:textId="6A7794BA" w:rsidR="009E629D" w:rsidRPr="00F71A7C" w:rsidRDefault="009E629D" w:rsidP="009E629D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PointsperdecadeEditField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15E2BC12" w14:textId="0EC4D3A6" w:rsidR="009E629D" w:rsidRPr="00F71A7C" w:rsidRDefault="00820D2D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Field for the points per decade entry.</w:t>
      </w:r>
    </w:p>
    <w:p w14:paraId="3C18C3D8" w14:textId="41BB9850" w:rsidR="00A57828" w:rsidRPr="00F71A7C" w:rsidRDefault="009F6984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PointsperdecadeEditFieldLabel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3F598969" w14:textId="74B5EC71" w:rsidR="004816B0" w:rsidRPr="00F71A7C" w:rsidRDefault="004F494F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VoltageUnitDropDown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Pr="00F71A7C">
        <w:rPr>
          <w:lang w:val="en-GB"/>
        </w:rPr>
        <w:t>)</w:t>
      </w:r>
    </w:p>
    <w:p w14:paraId="405B0469" w14:textId="3661C57B" w:rsidR="00BA72FF" w:rsidRPr="00F71A7C" w:rsidRDefault="00BA72FF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Drop down for the unit selection of the offset voltage (V ; mV ; µV ; </w:t>
      </w:r>
      <w:proofErr w:type="spellStart"/>
      <w:r w:rsidRPr="00F71A7C">
        <w:rPr>
          <w:lang w:val="en-GB"/>
        </w:rPr>
        <w:t>nV</w:t>
      </w:r>
      <w:proofErr w:type="spellEnd"/>
      <w:r w:rsidRPr="00F71A7C">
        <w:rPr>
          <w:lang w:val="en-GB"/>
        </w:rPr>
        <w:t>).</w:t>
      </w:r>
    </w:p>
    <w:p w14:paraId="6B96F8F6" w14:textId="1A61AD0B" w:rsidR="004F494F" w:rsidRPr="00F71A7C" w:rsidRDefault="004F494F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VoltageEditField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03DFAB0B" w14:textId="63D67829" w:rsidR="00C6469A" w:rsidRPr="00F71A7C" w:rsidRDefault="00C6469A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Field for the offset voltage entry.</w:t>
      </w:r>
    </w:p>
    <w:p w14:paraId="255B9570" w14:textId="37C5F5EC" w:rsidR="0041793A" w:rsidRPr="00F71A7C" w:rsidRDefault="00992A7A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 w:cstheme="minorHAnsi"/>
          <w:b/>
          <w:bCs/>
          <w:lang w:val="en-GB"/>
        </w:rPr>
        <w:t>VoltageEditFieldLabel</w:t>
      </w:r>
      <w:proofErr w:type="spellEnd"/>
      <w:r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25970C7" w14:textId="77777777" w:rsidR="00A7291C" w:rsidRPr="00F71A7C" w:rsidRDefault="00A7291C" w:rsidP="00A7291C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maxFrequencyUnitDropDown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Pr="00F71A7C">
        <w:rPr>
          <w:lang w:val="en-GB"/>
        </w:rPr>
        <w:t>)</w:t>
      </w:r>
    </w:p>
    <w:p w14:paraId="588292CC" w14:textId="26D94B40" w:rsidR="000D11E2" w:rsidRPr="00F71A7C" w:rsidRDefault="000D11E2" w:rsidP="000D11E2">
      <w:pPr>
        <w:spacing w:after="0"/>
        <w:jc w:val="both"/>
        <w:rPr>
          <w:rFonts w:cstheme="minorHAnsi"/>
          <w:color w:val="333333"/>
          <w:shd w:val="clear" w:color="auto" w:fill="FFFFFF"/>
          <w:lang w:val="en-GB"/>
        </w:rPr>
      </w:pPr>
      <w:r w:rsidRPr="00F71A7C">
        <w:rPr>
          <w:rFonts w:ascii="Helvetica" w:hAnsi="Helvetica" w:cs="Helvetica"/>
          <w:color w:val="333333"/>
          <w:shd w:val="clear" w:color="auto" w:fill="FFFFFF"/>
          <w:lang w:val="en-GB"/>
        </w:rPr>
        <w:tab/>
      </w:r>
      <w:r w:rsidRPr="00F71A7C">
        <w:rPr>
          <w:rFonts w:cstheme="minorHAnsi"/>
          <w:color w:val="333333"/>
          <w:shd w:val="clear" w:color="auto" w:fill="FFFFFF"/>
          <w:lang w:val="en-GB"/>
        </w:rPr>
        <w:t>Drop down for the unit selection of the max frequency (Hz ; kHz ; MHz).</w:t>
      </w:r>
    </w:p>
    <w:p w14:paraId="05BD6EFF" w14:textId="77777777" w:rsidR="00A7291C" w:rsidRPr="00F71A7C" w:rsidRDefault="00A7291C" w:rsidP="000D11E2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maxFrequencyEditField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3176554D" w14:textId="7D2431C4" w:rsidR="0041793A" w:rsidRPr="00F71A7C" w:rsidRDefault="00F17DF4" w:rsidP="00A7291C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8E0F11" w:rsidRPr="00F71A7C">
        <w:rPr>
          <w:lang w:val="en-GB"/>
        </w:rPr>
        <w:t>Field for the max frequency entry.</w:t>
      </w:r>
    </w:p>
    <w:p w14:paraId="120EA601" w14:textId="77777777" w:rsidR="00C91368" w:rsidRPr="00F71A7C" w:rsidRDefault="00C91368" w:rsidP="00C91368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maxFrequencyEditFieldLabel</w:t>
      </w:r>
      <w:proofErr w:type="spellEnd"/>
      <w:r w:rsidRPr="00F71A7C">
        <w:rPr>
          <w:b/>
          <w:bCs/>
          <w:lang w:val="en-GB"/>
        </w:rPr>
        <w:t xml:space="preserve"> </w:t>
      </w:r>
      <w:r w:rsidRPr="00F71A7C">
        <w:rPr>
          <w:lang w:val="en-GB"/>
        </w:rPr>
        <w:t>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F266A35" w14:textId="77777777" w:rsidR="007A66EB" w:rsidRPr="00F71A7C" w:rsidRDefault="007A66EB" w:rsidP="007A66EB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minFrequencyUnitDropDown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matlab.ui.control.DropDown</w:t>
      </w:r>
      <w:proofErr w:type="spellEnd"/>
      <w:r w:rsidRPr="00F71A7C">
        <w:rPr>
          <w:lang w:val="en-GB"/>
        </w:rPr>
        <w:t>)</w:t>
      </w:r>
    </w:p>
    <w:p w14:paraId="52B0EA03" w14:textId="7CAD8E27" w:rsidR="0041793A" w:rsidRPr="00F71A7C" w:rsidRDefault="005C035D" w:rsidP="007A66EB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Drop down for the unit selection of the max frequency (Hz ; kHz ; MHz).</w:t>
      </w:r>
    </w:p>
    <w:p w14:paraId="0869961E" w14:textId="5952AC95" w:rsidR="00992A7A" w:rsidRPr="00F71A7C" w:rsidRDefault="00A42FFB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minFrequencyEditField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matlab.ui.control.NumericEditField</w:t>
      </w:r>
      <w:proofErr w:type="spellEnd"/>
      <w:r w:rsidRPr="00F71A7C">
        <w:rPr>
          <w:lang w:val="en-GB"/>
        </w:rPr>
        <w:t>)</w:t>
      </w:r>
    </w:p>
    <w:p w14:paraId="1EA9F104" w14:textId="5A44107C" w:rsidR="0041793A" w:rsidRPr="00F71A7C" w:rsidRDefault="00A5586C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970F37" w:rsidRPr="00F71A7C">
        <w:rPr>
          <w:lang w:val="en-GB"/>
        </w:rPr>
        <w:t>Field for the min frequency entry.</w:t>
      </w:r>
    </w:p>
    <w:p w14:paraId="16E61506" w14:textId="1A7E196B" w:rsidR="00E76FE1" w:rsidRPr="00F71A7C" w:rsidRDefault="00007146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minFrequencyEditFieldLabel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4924B3C" w14:textId="77777777" w:rsidR="001160D7" w:rsidRPr="00F71A7C" w:rsidRDefault="001160D7" w:rsidP="001160D7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PHYSICSLabel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C522FD9" w14:textId="77777777" w:rsidR="003D319C" w:rsidRPr="00F71A7C" w:rsidRDefault="003D319C" w:rsidP="00DA7D9A">
      <w:pPr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GEOMETRYLabel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49A61E6E" w14:textId="0D9D7E24" w:rsidR="00007146" w:rsidRPr="00F71A7C" w:rsidRDefault="000735F5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lastRenderedPageBreak/>
        <w:t>ToolsPanel_Parameters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6E133CBC" w14:textId="5B16C13F" w:rsidR="009914F6" w:rsidRPr="00F71A7C" w:rsidRDefault="009914F6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Panel containing </w:t>
      </w:r>
      <w:r w:rsidR="0088248E" w:rsidRPr="00F71A7C">
        <w:rPr>
          <w:lang w:val="en-GB"/>
        </w:rPr>
        <w:t xml:space="preserve">tools components </w:t>
      </w:r>
      <w:r w:rsidR="00EB7B19" w:rsidRPr="00F71A7C">
        <w:rPr>
          <w:lang w:val="en-GB"/>
        </w:rPr>
        <w:t>within or not</w:t>
      </w:r>
      <w:r w:rsidR="007D0B4E" w:rsidRPr="00F71A7C">
        <w:rPr>
          <w:lang w:val="en-GB"/>
        </w:rPr>
        <w:t xml:space="preserve"> section panels</w:t>
      </w:r>
      <w:r w:rsidR="00516C66" w:rsidRPr="00F71A7C">
        <w:rPr>
          <w:lang w:val="en-GB"/>
        </w:rPr>
        <w:t>.</w:t>
      </w:r>
    </w:p>
    <w:p w14:paraId="5D113F5A" w14:textId="5A7C7AB1" w:rsidR="000C58E0" w:rsidRPr="00F71A7C" w:rsidRDefault="000C58E0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LogCheckBox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matlab.ui.control.CheckBox</w:t>
      </w:r>
      <w:proofErr w:type="spellEnd"/>
      <w:r w:rsidRPr="00F71A7C">
        <w:rPr>
          <w:lang w:val="en-GB"/>
        </w:rPr>
        <w:t>)</w:t>
      </w:r>
    </w:p>
    <w:p w14:paraId="714AAE35" w14:textId="592C9472" w:rsidR="007E2994" w:rsidRPr="00F71A7C" w:rsidRDefault="007E2994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Checkbox </w:t>
      </w:r>
      <w:r w:rsidR="00467F76" w:rsidRPr="00F71A7C">
        <w:rPr>
          <w:lang w:val="en-GB"/>
        </w:rPr>
        <w:t xml:space="preserve">to check if </w:t>
      </w:r>
      <w:r w:rsidR="0049435D" w:rsidRPr="00F71A7C">
        <w:rPr>
          <w:lang w:val="en-GB"/>
        </w:rPr>
        <w:t>the user want</w:t>
      </w:r>
      <w:r w:rsidR="000A0CA4" w:rsidRPr="00F71A7C">
        <w:rPr>
          <w:lang w:val="en-GB"/>
        </w:rPr>
        <w:t>s</w:t>
      </w:r>
      <w:r w:rsidR="0049435D" w:rsidRPr="00F71A7C">
        <w:rPr>
          <w:lang w:val="en-GB"/>
        </w:rPr>
        <w:t xml:space="preserve"> to generate a log file </w:t>
      </w:r>
      <w:r w:rsidR="00D0418E" w:rsidRPr="00F71A7C">
        <w:rPr>
          <w:lang w:val="en-GB"/>
        </w:rPr>
        <w:t>from the executed simulation.</w:t>
      </w:r>
    </w:p>
    <w:p w14:paraId="4BEBD887" w14:textId="0CF35649" w:rsidR="000C58E0" w:rsidRPr="00F71A7C" w:rsidRDefault="001B0332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LoadMPHFileButton_Parameters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7CE93F71" w14:textId="6BD621D5" w:rsidR="00257ABA" w:rsidRPr="00F71A7C" w:rsidRDefault="00C35857" w:rsidP="004D7E0F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Import button for the COMSOL file of the microsystem. </w:t>
      </w:r>
    </w:p>
    <w:p w14:paraId="7328670B" w14:textId="3A9707C3" w:rsidR="001B0332" w:rsidRPr="00F71A7C" w:rsidRDefault="001F36DC" w:rsidP="004D7E0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SaveButton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3F91AA0A" w14:textId="00686E6F" w:rsidR="00BD121E" w:rsidRPr="00F71A7C" w:rsidRDefault="00F80CAD" w:rsidP="00224905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Save button for the current entered parameters (edit fields, selections, </w:t>
      </w:r>
      <w:r w:rsidR="006A3C49" w:rsidRPr="00F71A7C">
        <w:rPr>
          <w:lang w:val="en-GB"/>
        </w:rPr>
        <w:t>path of the imported files</w:t>
      </w:r>
      <w:r w:rsidR="001D169D" w:rsidRPr="00F71A7C">
        <w:rPr>
          <w:lang w:val="en-GB"/>
        </w:rPr>
        <w:t>, corking directory</w:t>
      </w:r>
      <w:r w:rsidR="006A3C49" w:rsidRPr="00F71A7C">
        <w:rPr>
          <w:lang w:val="en-GB"/>
        </w:rPr>
        <w:t>)</w:t>
      </w:r>
    </w:p>
    <w:p w14:paraId="2E6D4735" w14:textId="7AFD9184" w:rsidR="00D868D0" w:rsidRPr="00F71A7C" w:rsidRDefault="00927989" w:rsidP="00D868D0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ImportfromLabel</w:t>
      </w:r>
      <w:proofErr w:type="spellEnd"/>
      <w:r w:rsidR="004D55C3" w:rsidRPr="00F71A7C">
        <w:rPr>
          <w:lang w:val="en-GB"/>
        </w:rPr>
        <w:t xml:space="preserve"> (</w:t>
      </w:r>
      <w:proofErr w:type="spellStart"/>
      <w:r w:rsidR="004D55C3" w:rsidRPr="00F71A7C">
        <w:rPr>
          <w:lang w:val="en-GB"/>
        </w:rPr>
        <w:t>matlab.ui.control.Label</w:t>
      </w:r>
      <w:proofErr w:type="spellEnd"/>
      <w:r w:rsidR="004D55C3" w:rsidRPr="00F71A7C">
        <w:rPr>
          <w:lang w:val="en-GB"/>
        </w:rPr>
        <w:t>)</w:t>
      </w:r>
    </w:p>
    <w:p w14:paraId="4878E9B9" w14:textId="50A4B671" w:rsidR="004D55C3" w:rsidRPr="00F71A7C" w:rsidRDefault="004D55C3" w:rsidP="00D868D0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Label</w:t>
      </w:r>
      <w:r w:rsidR="00B86E4C" w:rsidRPr="00F71A7C">
        <w:rPr>
          <w:lang w:val="en-GB"/>
        </w:rPr>
        <w:t xml:space="preserve"> </w:t>
      </w:r>
      <w:r w:rsidR="006A4FAE" w:rsidRPr="00F71A7C">
        <w:rPr>
          <w:lang w:val="en-GB"/>
        </w:rPr>
        <w:t xml:space="preserve">specifying the use of the </w:t>
      </w:r>
      <w:r w:rsidR="001E2B3B" w:rsidRPr="00F71A7C">
        <w:rPr>
          <w:lang w:val="en-GB"/>
        </w:rPr>
        <w:t>button</w:t>
      </w:r>
      <w:r w:rsidR="00D74835" w:rsidRPr="00F71A7C">
        <w:rPr>
          <w:lang w:val="en-GB"/>
        </w:rPr>
        <w:t xml:space="preserve">s </w:t>
      </w:r>
      <w:r w:rsidR="00816E55" w:rsidRPr="00F71A7C">
        <w:rPr>
          <w:lang w:val="en-GB"/>
        </w:rPr>
        <w:t>below it.</w:t>
      </w:r>
    </w:p>
    <w:p w14:paraId="1511B601" w14:textId="167B44B3" w:rsidR="005E612C" w:rsidRPr="00F71A7C" w:rsidRDefault="005E612C" w:rsidP="00D868D0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PreviewallButton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06C43F0E" w14:textId="26FCEE7D" w:rsidR="005E5561" w:rsidRPr="00F71A7C" w:rsidRDefault="001513D1" w:rsidP="001513D1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>Button that open</w:t>
      </w:r>
      <w:r w:rsidR="004E2106" w:rsidRPr="00F71A7C">
        <w:rPr>
          <w:lang w:val="en-GB"/>
        </w:rPr>
        <w:t>s</w:t>
      </w:r>
      <w:r w:rsidRPr="00F71A7C">
        <w:rPr>
          <w:lang w:val="en-GB"/>
        </w:rPr>
        <w:t xml:space="preserve"> a figure and plot all the geometry that can be plotted in </w:t>
      </w:r>
      <w:proofErr w:type="spellStart"/>
      <w:r w:rsidR="002E3393" w:rsidRPr="00F71A7C">
        <w:rPr>
          <w:lang w:val="en-GB"/>
        </w:rPr>
        <w:t>M</w:t>
      </w:r>
      <w:r w:rsidRPr="00F71A7C">
        <w:rPr>
          <w:lang w:val="en-GB"/>
        </w:rPr>
        <w:t>atlab</w:t>
      </w:r>
      <w:proofErr w:type="spellEnd"/>
      <w:r w:rsidRPr="00F71A7C">
        <w:rPr>
          <w:lang w:val="en-GB"/>
        </w:rPr>
        <w:t xml:space="preserve"> (cells from </w:t>
      </w:r>
      <w:proofErr w:type="spellStart"/>
      <w:r w:rsidRPr="00F71A7C">
        <w:rPr>
          <w:lang w:val="en-GB"/>
        </w:rPr>
        <w:t>Imaris</w:t>
      </w:r>
      <w:proofErr w:type="spellEnd"/>
      <w:r w:rsidRPr="00F71A7C">
        <w:rPr>
          <w:lang w:val="en-GB"/>
        </w:rPr>
        <w:t>, geometry created from the interface).</w:t>
      </w:r>
    </w:p>
    <w:p w14:paraId="67C3754B" w14:textId="31400D16" w:rsidR="004E2106" w:rsidRPr="00F71A7C" w:rsidRDefault="0004184F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RUNLabel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BC1F630" w14:textId="50B731A2" w:rsidR="0004184F" w:rsidRPr="00F71A7C" w:rsidRDefault="00CD7662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RunButton</w:t>
      </w:r>
      <w:proofErr w:type="spellEnd"/>
      <w:r w:rsidR="00556DAF" w:rsidRPr="00F71A7C">
        <w:rPr>
          <w:lang w:val="en-GB"/>
        </w:rPr>
        <w:t xml:space="preserve"> (</w:t>
      </w:r>
      <w:proofErr w:type="spellStart"/>
      <w:r w:rsidR="00556DAF" w:rsidRPr="00F71A7C">
        <w:rPr>
          <w:lang w:val="en-GB"/>
        </w:rPr>
        <w:t>matlab.ui.control.Button</w:t>
      </w:r>
      <w:proofErr w:type="spellEnd"/>
      <w:r w:rsidR="00556DAF" w:rsidRPr="00F71A7C">
        <w:rPr>
          <w:lang w:val="en-GB"/>
        </w:rPr>
        <w:t>)</w:t>
      </w:r>
    </w:p>
    <w:p w14:paraId="330A3754" w14:textId="3B091F60" w:rsidR="00106600" w:rsidRPr="00F71A7C" w:rsidRDefault="00F6005D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Button to run the simulation (</w:t>
      </w:r>
      <w:r w:rsidRPr="00F71A7C">
        <w:rPr>
          <w:i/>
          <w:iCs/>
          <w:lang w:val="en-GB"/>
        </w:rPr>
        <w:t>compute</w:t>
      </w:r>
      <w:r w:rsidRPr="00F71A7C">
        <w:rPr>
          <w:lang w:val="en-GB"/>
        </w:rPr>
        <w:t xml:space="preserve"> function file).</w:t>
      </w:r>
    </w:p>
    <w:p w14:paraId="6F002276" w14:textId="1B470BA5" w:rsidR="00720D1E" w:rsidRPr="00F71A7C" w:rsidRDefault="008E2169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SystemPanel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matlab.ui.container.Panel</w:t>
      </w:r>
      <w:proofErr w:type="spellEnd"/>
      <w:r w:rsidRPr="00F71A7C">
        <w:rPr>
          <w:lang w:val="en-GB"/>
        </w:rPr>
        <w:t>)</w:t>
      </w:r>
    </w:p>
    <w:p w14:paraId="3C278ACA" w14:textId="76F9112A" w:rsidR="008E2169" w:rsidRPr="00F71A7C" w:rsidRDefault="008E2169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D92EF7" w:rsidRPr="00F71A7C">
        <w:rPr>
          <w:lang w:val="en-GB"/>
        </w:rPr>
        <w:t>Panel containing buttons related to the system (run and preview).</w:t>
      </w:r>
    </w:p>
    <w:p w14:paraId="27337EAA" w14:textId="2E3141A1" w:rsidR="005B79E6" w:rsidRPr="00F71A7C" w:rsidRDefault="005B79E6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SYSTEMLabel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14F70712" w14:textId="5BFBEBCC" w:rsidR="005B79E6" w:rsidRPr="00F71A7C" w:rsidRDefault="00325E6D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EntryProbeLabel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146EE22E" w14:textId="4338E1CA" w:rsidR="000439AD" w:rsidRPr="00F71A7C" w:rsidRDefault="000439AD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Label that specif</w:t>
      </w:r>
      <w:r w:rsidR="00A454B3" w:rsidRPr="00F71A7C">
        <w:rPr>
          <w:lang w:val="en-GB"/>
        </w:rPr>
        <w:t>ies</w:t>
      </w:r>
      <w:r w:rsidRPr="00F71A7C">
        <w:rPr>
          <w:lang w:val="en-GB"/>
        </w:rPr>
        <w:t xml:space="preserve"> the chosen number of electrodes.</w:t>
      </w:r>
    </w:p>
    <w:p w14:paraId="1E99F31C" w14:textId="118CE2D5" w:rsidR="002559AA" w:rsidRPr="00F71A7C" w:rsidRDefault="00CE7908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ProbeLabel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0120A8D0" w14:textId="3CDB2EAB" w:rsidR="00CE7908" w:rsidRPr="00F71A7C" w:rsidRDefault="008A3830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EntryDimensionLabel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2C05B1C6" w14:textId="65AE89AB" w:rsidR="007D7DB7" w:rsidRPr="00F71A7C" w:rsidRDefault="007D7DB7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Label that specif</w:t>
      </w:r>
      <w:r w:rsidR="00A454B3" w:rsidRPr="00F71A7C">
        <w:rPr>
          <w:lang w:val="en-GB"/>
        </w:rPr>
        <w:t>ies</w:t>
      </w:r>
      <w:r w:rsidRPr="00F71A7C">
        <w:rPr>
          <w:lang w:val="en-GB"/>
        </w:rPr>
        <w:t xml:space="preserve"> the chosen dimension (3D or 2D).</w:t>
      </w:r>
    </w:p>
    <w:p w14:paraId="37EBA639" w14:textId="17BC4437" w:rsidR="008A3830" w:rsidRPr="00F71A7C" w:rsidRDefault="005872A2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DimensionLabel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166D4CAF" w14:textId="2D343771" w:rsidR="005872A2" w:rsidRPr="00F71A7C" w:rsidRDefault="004735C8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MESHLabel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6B9F93B" w14:textId="77777777" w:rsidR="00077EE4" w:rsidRPr="00F71A7C" w:rsidRDefault="00243D88" w:rsidP="00077EE4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MeshdensitySlider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matlab.ui.control.Slider</w:t>
      </w:r>
      <w:proofErr w:type="spellEnd"/>
      <w:r w:rsidRPr="00F71A7C">
        <w:rPr>
          <w:lang w:val="en-GB"/>
        </w:rPr>
        <w:t>)</w:t>
      </w:r>
    </w:p>
    <w:p w14:paraId="7EFDF2ED" w14:textId="2FB6BEAF" w:rsidR="00464D66" w:rsidRPr="00F71A7C" w:rsidRDefault="00077EE4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Slider that makes the user select a</w:t>
      </w:r>
      <w:r w:rsidR="00E75320" w:rsidRPr="00F71A7C">
        <w:rPr>
          <w:lang w:val="en-GB"/>
        </w:rPr>
        <w:t>n</w:t>
      </w:r>
      <w:r w:rsidRPr="00F71A7C">
        <w:rPr>
          <w:lang w:val="en-GB"/>
        </w:rPr>
        <w:t xml:space="preserve"> integer number for the mesh density between 1 and 9.</w:t>
      </w:r>
    </w:p>
    <w:p w14:paraId="372EEF14" w14:textId="17496BD1" w:rsidR="00176A11" w:rsidRPr="00F71A7C" w:rsidRDefault="00FD2138" w:rsidP="00077EE4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MeshdensitySliderLabel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="00573B17" w:rsidRPr="00F71A7C">
        <w:rPr>
          <w:lang w:val="en-GB"/>
        </w:rPr>
        <w:t>)</w:t>
      </w:r>
    </w:p>
    <w:p w14:paraId="1572CEE1" w14:textId="5B856B1C" w:rsidR="00573B17" w:rsidRPr="00F71A7C" w:rsidRDefault="00C502A1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StudiesButtonGroup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matlab.ui.container.ButtonGroup</w:t>
      </w:r>
      <w:proofErr w:type="spellEnd"/>
      <w:r w:rsidRPr="00F71A7C">
        <w:rPr>
          <w:lang w:val="en-GB"/>
        </w:rPr>
        <w:t>)</w:t>
      </w:r>
    </w:p>
    <w:p w14:paraId="7A04F703" w14:textId="7506A577" w:rsidR="00FC19C6" w:rsidRPr="00F71A7C" w:rsidRDefault="00FC19C6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Group of buttons with multiple selection to cho</w:t>
      </w:r>
      <w:r w:rsidR="00E73F84" w:rsidRPr="00F71A7C">
        <w:rPr>
          <w:lang w:val="en-GB"/>
        </w:rPr>
        <w:t>o</w:t>
      </w:r>
      <w:r w:rsidRPr="00F71A7C">
        <w:rPr>
          <w:lang w:val="en-GB"/>
        </w:rPr>
        <w:t>se the studies that will be ran in computation.</w:t>
      </w:r>
    </w:p>
    <w:p w14:paraId="331E82FF" w14:textId="175D6B2D" w:rsidR="00C502A1" w:rsidRPr="00F71A7C" w:rsidRDefault="00B6126C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TransportLatticeListBox</w:t>
      </w:r>
      <w:proofErr w:type="spellEnd"/>
      <w:r w:rsidRPr="00F71A7C">
        <w:rPr>
          <w:lang w:val="en-GB"/>
        </w:rPr>
        <w:t xml:space="preserve"> (</w:t>
      </w:r>
      <w:proofErr w:type="spellStart"/>
      <w:r w:rsidR="00E82A63" w:rsidRPr="00F71A7C">
        <w:rPr>
          <w:lang w:val="en-GB"/>
        </w:rPr>
        <w:t>matlab.ui.control.ListBox</w:t>
      </w:r>
      <w:proofErr w:type="spellEnd"/>
      <w:r w:rsidR="00E82A63" w:rsidRPr="00F71A7C">
        <w:rPr>
          <w:lang w:val="en-GB"/>
        </w:rPr>
        <w:t>)</w:t>
      </w:r>
    </w:p>
    <w:p w14:paraId="48848CDD" w14:textId="230044FF" w:rsidR="00F25F6B" w:rsidRPr="00F71A7C" w:rsidRDefault="00F25F6B" w:rsidP="0039411A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List box containing a single </w:t>
      </w:r>
      <w:r w:rsidR="00B9554A" w:rsidRPr="00F71A7C">
        <w:rPr>
          <w:lang w:val="en-GB"/>
        </w:rPr>
        <w:t xml:space="preserve">selected </w:t>
      </w:r>
      <w:r w:rsidR="00AB4F23" w:rsidRPr="00F71A7C">
        <w:rPr>
          <w:lang w:val="en-GB"/>
        </w:rPr>
        <w:t xml:space="preserve">disabled </w:t>
      </w:r>
      <w:r w:rsidRPr="00F71A7C">
        <w:rPr>
          <w:lang w:val="en-GB"/>
        </w:rPr>
        <w:t>item</w:t>
      </w:r>
      <w:r w:rsidR="00F22A81" w:rsidRPr="00F71A7C">
        <w:rPr>
          <w:lang w:val="en-GB"/>
        </w:rPr>
        <w:t>, Transport Lattice,</w:t>
      </w:r>
      <w:r w:rsidR="00AB4F23" w:rsidRPr="00F71A7C">
        <w:rPr>
          <w:lang w:val="en-GB"/>
        </w:rPr>
        <w:t xml:space="preserve"> since the SPICE simulation is always r</w:t>
      </w:r>
      <w:r w:rsidR="0082349E" w:rsidRPr="00F71A7C">
        <w:rPr>
          <w:lang w:val="en-GB"/>
        </w:rPr>
        <w:t>u</w:t>
      </w:r>
      <w:r w:rsidR="00F40043" w:rsidRPr="00F71A7C">
        <w:rPr>
          <w:lang w:val="en-GB"/>
        </w:rPr>
        <w:t>n</w:t>
      </w:r>
      <w:r w:rsidR="00AB4F23" w:rsidRPr="00F71A7C">
        <w:rPr>
          <w:lang w:val="en-GB"/>
        </w:rPr>
        <w:t>.</w:t>
      </w:r>
    </w:p>
    <w:p w14:paraId="7B712844" w14:textId="5542C200" w:rsidR="00E82A63" w:rsidRPr="00F71A7C" w:rsidRDefault="00FF0F50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STUDIESLabel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E1905CD" w14:textId="29F7BEC5" w:rsidR="00FF0F50" w:rsidRPr="00F71A7C" w:rsidRDefault="00213D26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StudiesListBox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matlab.ui.control.ListBox</w:t>
      </w:r>
      <w:proofErr w:type="spellEnd"/>
      <w:r w:rsidRPr="00F71A7C">
        <w:rPr>
          <w:lang w:val="en-GB"/>
        </w:rPr>
        <w:t>)</w:t>
      </w:r>
    </w:p>
    <w:p w14:paraId="4D84BAE0" w14:textId="7F20A2FC" w:rsidR="00BD4D6E" w:rsidRPr="00F71A7C" w:rsidRDefault="00BD4D6E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Choices of studies (Analytical</w:t>
      </w:r>
      <w:r w:rsidR="0003685A" w:rsidRPr="00F71A7C">
        <w:rPr>
          <w:lang w:val="en-GB"/>
        </w:rPr>
        <w:t xml:space="preserve"> or</w:t>
      </w:r>
      <w:r w:rsidRPr="00F71A7C">
        <w:rPr>
          <w:lang w:val="en-GB"/>
        </w:rPr>
        <w:t xml:space="preserve"> Finite elements).</w:t>
      </w:r>
    </w:p>
    <w:p w14:paraId="70A4DA6F" w14:textId="6165C9B3" w:rsidR="00213D26" w:rsidRPr="00F71A7C" w:rsidRDefault="001F5D95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73F0667A" w14:textId="1B9F501A" w:rsidR="001F5D95" w:rsidRPr="00F71A7C" w:rsidRDefault="003A34F3" w:rsidP="004E2106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LoadIMSFolderButton_Parameters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5B9F2A91" w14:textId="47D13018" w:rsidR="00270E8E" w:rsidRPr="00F71A7C" w:rsidRDefault="00270E8E" w:rsidP="004E2106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3418F4" w:rsidRPr="00F71A7C">
        <w:rPr>
          <w:lang w:val="en-GB"/>
        </w:rPr>
        <w:t xml:space="preserve">Button to load the </w:t>
      </w:r>
      <w:r w:rsidR="00834A3F" w:rsidRPr="00F71A7C">
        <w:rPr>
          <w:lang w:val="en-GB"/>
        </w:rPr>
        <w:t>cells</w:t>
      </w:r>
      <w:r w:rsidR="003418F4" w:rsidRPr="00F71A7C">
        <w:rPr>
          <w:lang w:val="en-GB"/>
        </w:rPr>
        <w:t xml:space="preserve"> from a </w:t>
      </w:r>
      <w:proofErr w:type="spellStart"/>
      <w:r w:rsidR="003418F4" w:rsidRPr="00F71A7C">
        <w:rPr>
          <w:lang w:val="en-GB"/>
        </w:rPr>
        <w:t>Imaris</w:t>
      </w:r>
      <w:proofErr w:type="spellEnd"/>
      <w:r w:rsidR="003418F4" w:rsidRPr="00F71A7C">
        <w:rPr>
          <w:lang w:val="en-GB"/>
        </w:rPr>
        <w:t xml:space="preserve"> generated folder.</w:t>
      </w:r>
    </w:p>
    <w:p w14:paraId="288827D1" w14:textId="2A4DC06D" w:rsidR="003A34F3" w:rsidRPr="00F71A7C" w:rsidRDefault="0016498F" w:rsidP="00497BC4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LoadMatlabFileButton_Parameters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3379FEC7" w14:textId="638195D8" w:rsidR="006241C5" w:rsidRPr="00F71A7C" w:rsidRDefault="00497BC4" w:rsidP="00783641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7E4331" w:rsidRPr="00F71A7C">
        <w:rPr>
          <w:lang w:val="en-GB"/>
        </w:rPr>
        <w:t>Button to load all parameters saved as a .mat file from the interface.</w:t>
      </w:r>
    </w:p>
    <w:p w14:paraId="2E66CE8E" w14:textId="0F2C18CC" w:rsidR="00182B4A" w:rsidRPr="00F71A7C" w:rsidRDefault="00182B4A" w:rsidP="00456BA2">
      <w:pPr>
        <w:spacing w:after="0"/>
        <w:jc w:val="both"/>
        <w:rPr>
          <w:lang w:val="en-GB"/>
        </w:rPr>
      </w:pPr>
    </w:p>
    <w:p w14:paraId="2C9423D3" w14:textId="3D8DDAEC" w:rsidR="00783641" w:rsidRPr="00F71A7C" w:rsidRDefault="00226B91" w:rsidP="00397541">
      <w:pPr>
        <w:pStyle w:val="Paragraphedeliste"/>
        <w:numPr>
          <w:ilvl w:val="0"/>
          <w:numId w:val="8"/>
        </w:numPr>
        <w:spacing w:after="0"/>
        <w:jc w:val="both"/>
      </w:pPr>
      <w:r w:rsidRPr="00F71A7C">
        <w:rPr>
          <w:b/>
          <w:bCs/>
          <w:u w:val="single"/>
        </w:rPr>
        <w:t>Plot section</w:t>
      </w:r>
    </w:p>
    <w:p w14:paraId="4A2F1052" w14:textId="77777777" w:rsidR="00783641" w:rsidRPr="00F71A7C" w:rsidRDefault="00783641" w:rsidP="00783641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SpicePlotsTab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</w:t>
      </w:r>
      <w:proofErr w:type="spellEnd"/>
      <w:r w:rsidRPr="00F71A7C">
        <w:rPr>
          <w:lang w:val="en-GB"/>
        </w:rPr>
        <w:t>)</w:t>
      </w:r>
    </w:p>
    <w:p w14:paraId="0A91FC40" w14:textId="5F8A1903" w:rsidR="00783641" w:rsidRPr="00F71A7C" w:rsidRDefault="00783641" w:rsidP="00783641">
      <w:pPr>
        <w:spacing w:after="0"/>
        <w:ind w:firstLine="720"/>
        <w:jc w:val="both"/>
        <w:rPr>
          <w:lang w:val="en-GB"/>
        </w:rPr>
      </w:pPr>
      <w:r w:rsidRPr="00F71A7C">
        <w:rPr>
          <w:lang w:val="en-GB"/>
        </w:rPr>
        <w:t>Tab for the results generated by the SPICE simulation (Transport Lattice study).</w:t>
      </w:r>
    </w:p>
    <w:p w14:paraId="63687B20" w14:textId="553662AD" w:rsidR="00F5146C" w:rsidRPr="00F71A7C" w:rsidRDefault="008D6991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TabGroup</w:t>
      </w:r>
      <w:proofErr w:type="spellEnd"/>
      <w:r w:rsidRPr="00F71A7C">
        <w:rPr>
          <w:lang w:val="en-GB"/>
        </w:rPr>
        <w:t xml:space="preserve"> (</w:t>
      </w:r>
      <w:proofErr w:type="spellStart"/>
      <w:r w:rsidR="0063142B" w:rsidRPr="00F71A7C">
        <w:rPr>
          <w:lang w:val="en-GB"/>
        </w:rPr>
        <w:t>matlab.ui.container.TabGroup</w:t>
      </w:r>
      <w:proofErr w:type="spellEnd"/>
      <w:r w:rsidR="0063142B" w:rsidRPr="00F71A7C">
        <w:rPr>
          <w:lang w:val="en-GB"/>
        </w:rPr>
        <w:t>)</w:t>
      </w:r>
    </w:p>
    <w:p w14:paraId="44998ED0" w14:textId="55872EFC" w:rsidR="000B1CAA" w:rsidRPr="00F71A7C" w:rsidRDefault="000B1CAA" w:rsidP="009E1C2D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lastRenderedPageBreak/>
        <w:t xml:space="preserve">Group of </w:t>
      </w:r>
      <w:r w:rsidR="00BF0E98" w:rsidRPr="00F71A7C">
        <w:rPr>
          <w:lang w:val="en-GB"/>
        </w:rPr>
        <w:t xml:space="preserve">the following tabs </w:t>
      </w:r>
      <w:r w:rsidR="006B06DB" w:rsidRPr="00F71A7C">
        <w:rPr>
          <w:lang w:val="en-GB"/>
        </w:rPr>
        <w:t>for all results axes generated by the SPICE simulation</w:t>
      </w:r>
      <w:r w:rsidR="00752707" w:rsidRPr="00F71A7C">
        <w:rPr>
          <w:lang w:val="en-GB"/>
        </w:rPr>
        <w:t xml:space="preserve"> (Model, Bode, Nyquist, </w:t>
      </w:r>
      <w:r w:rsidR="00B41B48" w:rsidRPr="00F71A7C">
        <w:rPr>
          <w:lang w:val="en-GB"/>
        </w:rPr>
        <w:t xml:space="preserve">Potential Map </w:t>
      </w:r>
      <w:proofErr w:type="spellStart"/>
      <w:r w:rsidR="00B41B48" w:rsidRPr="00F71A7C">
        <w:rPr>
          <w:lang w:val="en-GB"/>
        </w:rPr>
        <w:t>f</w:t>
      </w:r>
      <w:r w:rsidR="00B41B48" w:rsidRPr="00F71A7C">
        <w:rPr>
          <w:vertAlign w:val="subscript"/>
          <w:lang w:val="en-GB"/>
        </w:rPr>
        <w:t>min</w:t>
      </w:r>
      <w:proofErr w:type="spellEnd"/>
      <w:r w:rsidR="00B41B48" w:rsidRPr="00F71A7C">
        <w:rPr>
          <w:lang w:val="en-GB"/>
        </w:rPr>
        <w:t>, Potential Map fmax)</w:t>
      </w:r>
      <w:r w:rsidR="000F5950" w:rsidRPr="00F71A7C">
        <w:rPr>
          <w:lang w:val="en-GB"/>
        </w:rPr>
        <w:t>.</w:t>
      </w:r>
    </w:p>
    <w:p w14:paraId="68FE0B75" w14:textId="506338AC" w:rsidR="0063142B" w:rsidRPr="00F71A7C" w:rsidRDefault="00463574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ModelTab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</w:t>
      </w:r>
      <w:proofErr w:type="spellEnd"/>
      <w:r w:rsidRPr="00F71A7C">
        <w:rPr>
          <w:lang w:val="en-GB"/>
        </w:rPr>
        <w:t>)</w:t>
      </w:r>
    </w:p>
    <w:p w14:paraId="5B0DC549" w14:textId="17555295" w:rsidR="000D2051" w:rsidRPr="00F71A7C" w:rsidRDefault="00542ADE" w:rsidP="00F809DC">
      <w:pPr>
        <w:spacing w:after="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Tab </w:t>
      </w:r>
      <w:r w:rsidR="00AA6D3F" w:rsidRPr="00F71A7C">
        <w:rPr>
          <w:lang w:val="en-GB"/>
        </w:rPr>
        <w:t xml:space="preserve">contains the </w:t>
      </w:r>
      <w:r w:rsidR="00FA783E" w:rsidRPr="00F71A7C">
        <w:rPr>
          <w:lang w:val="en-GB"/>
        </w:rPr>
        <w:t xml:space="preserve">geometry and mesh plots of the COMSOL model used for the simulation (with or without </w:t>
      </w:r>
      <w:r w:rsidR="008714F4" w:rsidRPr="00F71A7C">
        <w:rPr>
          <w:lang w:val="en-GB"/>
        </w:rPr>
        <w:t xml:space="preserve">IMS </w:t>
      </w:r>
      <w:r w:rsidR="00FA783E" w:rsidRPr="00F71A7C">
        <w:rPr>
          <w:lang w:val="en-GB"/>
        </w:rPr>
        <w:t>cells)</w:t>
      </w:r>
      <w:r w:rsidR="001F5980" w:rsidRPr="00F71A7C">
        <w:rPr>
          <w:lang w:val="en-GB"/>
        </w:rPr>
        <w:t>.</w:t>
      </w:r>
    </w:p>
    <w:p w14:paraId="5AAA539E" w14:textId="2574ABA6" w:rsidR="00463574" w:rsidRPr="00F71A7C" w:rsidRDefault="0083654A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UIAxesMesh_ModelResult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matlab.ui.control.UIAxes</w:t>
      </w:r>
      <w:proofErr w:type="spellEnd"/>
      <w:r w:rsidRPr="00F71A7C">
        <w:rPr>
          <w:lang w:val="en-GB"/>
        </w:rPr>
        <w:t>)</w:t>
      </w:r>
    </w:p>
    <w:p w14:paraId="62B4ABBB" w14:textId="355BB5A4" w:rsidR="00442C4B" w:rsidRPr="00F71A7C" w:rsidRDefault="00442C4B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A747E5" w:rsidRPr="00F71A7C">
        <w:rPr>
          <w:lang w:val="en-GB"/>
        </w:rPr>
        <w:t xml:space="preserve">Axes of the </w:t>
      </w:r>
      <w:r w:rsidR="005E4929" w:rsidRPr="00F71A7C">
        <w:rPr>
          <w:lang w:val="en-GB"/>
        </w:rPr>
        <w:t>model</w:t>
      </w:r>
      <w:r w:rsidR="003727E1" w:rsidRPr="00F71A7C">
        <w:rPr>
          <w:lang w:val="en-GB"/>
        </w:rPr>
        <w:t>’s</w:t>
      </w:r>
      <w:r w:rsidR="005E4929" w:rsidRPr="00F71A7C">
        <w:rPr>
          <w:lang w:val="en-GB"/>
        </w:rPr>
        <w:t xml:space="preserve"> mesh.</w:t>
      </w:r>
    </w:p>
    <w:p w14:paraId="2D9E9BC2" w14:textId="3C314FC0" w:rsidR="0083654A" w:rsidRPr="00F71A7C" w:rsidRDefault="00CD0576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UIAxesGeometry_ModelResult</w:t>
      </w:r>
      <w:proofErr w:type="spellEnd"/>
      <w:r w:rsidRPr="00F71A7C">
        <w:rPr>
          <w:lang w:val="en-GB"/>
        </w:rPr>
        <w:t xml:space="preserve"> (</w:t>
      </w:r>
      <w:proofErr w:type="spellStart"/>
      <w:r w:rsidR="00CE2FF9" w:rsidRPr="00F71A7C">
        <w:rPr>
          <w:lang w:val="en-GB"/>
        </w:rPr>
        <w:t>matlab.ui.control.UIAxes</w:t>
      </w:r>
      <w:proofErr w:type="spellEnd"/>
      <w:r w:rsidR="00CE2FF9" w:rsidRPr="00F71A7C">
        <w:rPr>
          <w:lang w:val="en-GB"/>
        </w:rPr>
        <w:t>)</w:t>
      </w:r>
    </w:p>
    <w:p w14:paraId="0849F17B" w14:textId="7A4E9F28" w:rsidR="00C84325" w:rsidRPr="00F71A7C" w:rsidRDefault="00C84325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Axes of the model’s geometry.</w:t>
      </w:r>
    </w:p>
    <w:p w14:paraId="3F90576D" w14:textId="532660A3" w:rsidR="00CE2FF9" w:rsidRPr="00F71A7C" w:rsidRDefault="00076ADE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BodeTab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</w:t>
      </w:r>
      <w:proofErr w:type="spellEnd"/>
      <w:r w:rsidRPr="00F71A7C">
        <w:rPr>
          <w:lang w:val="en-GB"/>
        </w:rPr>
        <w:t>)</w:t>
      </w:r>
    </w:p>
    <w:p w14:paraId="1E18B9A4" w14:textId="4C5407E3" w:rsidR="004A6281" w:rsidRPr="00F71A7C" w:rsidRDefault="004A6281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Tab containing the </w:t>
      </w:r>
      <w:r w:rsidR="001B350F" w:rsidRPr="00F71A7C">
        <w:rPr>
          <w:lang w:val="en-GB"/>
        </w:rPr>
        <w:t xml:space="preserve">bode diagrams </w:t>
      </w:r>
      <w:r w:rsidR="003E1460" w:rsidRPr="00F71A7C">
        <w:rPr>
          <w:lang w:val="en-GB"/>
        </w:rPr>
        <w:t>in magnitude and phase.</w:t>
      </w:r>
    </w:p>
    <w:p w14:paraId="3FE58195" w14:textId="1CDE7A76" w:rsidR="00076ADE" w:rsidRPr="00F71A7C" w:rsidRDefault="00076ADE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SPICEBodeDiragramforElectricalImpedanceLabel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22C51ECE" w14:textId="276A99B8" w:rsidR="00420DE2" w:rsidRPr="00F71A7C" w:rsidRDefault="00420DE2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815FDE" w:rsidRPr="00F71A7C">
        <w:rPr>
          <w:lang w:val="en-GB"/>
        </w:rPr>
        <w:t>Title of the</w:t>
      </w:r>
      <w:r w:rsidR="007E7CDD" w:rsidRPr="00F71A7C">
        <w:rPr>
          <w:lang w:val="en-GB"/>
        </w:rPr>
        <w:t xml:space="preserve"> tab</w:t>
      </w:r>
      <w:r w:rsidR="00790B93" w:rsidRPr="00F71A7C">
        <w:rPr>
          <w:lang w:val="en-GB"/>
        </w:rPr>
        <w:t>.</w:t>
      </w:r>
      <w:r w:rsidR="00815FDE" w:rsidRPr="00F71A7C">
        <w:rPr>
          <w:lang w:val="en-GB"/>
        </w:rPr>
        <w:t xml:space="preserve"> </w:t>
      </w:r>
    </w:p>
    <w:p w14:paraId="69A8B78B" w14:textId="387E6587" w:rsidR="00076ADE" w:rsidRPr="00F71A7C" w:rsidRDefault="004D4657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UIAxesPhase_Bode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matlab.ui.control.UIAxes</w:t>
      </w:r>
      <w:proofErr w:type="spellEnd"/>
      <w:r w:rsidRPr="00F71A7C">
        <w:rPr>
          <w:lang w:val="en-GB"/>
        </w:rPr>
        <w:t>)</w:t>
      </w:r>
    </w:p>
    <w:p w14:paraId="3CEB95A6" w14:textId="754727CA" w:rsidR="00E35245" w:rsidRPr="00F71A7C" w:rsidRDefault="00E35245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A01914" w:rsidRPr="00F71A7C">
        <w:rPr>
          <w:lang w:val="en-GB"/>
        </w:rPr>
        <w:t xml:space="preserve">Axes of the </w:t>
      </w:r>
      <w:r w:rsidR="00262784" w:rsidRPr="00F71A7C">
        <w:rPr>
          <w:lang w:val="en-GB"/>
        </w:rPr>
        <w:t>Bode diagram in phase.</w:t>
      </w:r>
    </w:p>
    <w:p w14:paraId="64895153" w14:textId="351A3E04" w:rsidR="004D4657" w:rsidRPr="00F71A7C" w:rsidRDefault="004D4657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UIAxesMagnitude_Bode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matlab.ui.control.UIAxes</w:t>
      </w:r>
      <w:proofErr w:type="spellEnd"/>
      <w:r w:rsidRPr="00F71A7C">
        <w:rPr>
          <w:lang w:val="en-GB"/>
        </w:rPr>
        <w:t>)</w:t>
      </w:r>
    </w:p>
    <w:p w14:paraId="4663DD0E" w14:textId="4395631C" w:rsidR="00E0078E" w:rsidRPr="00F71A7C" w:rsidRDefault="00E0078E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Axes of the Bode diagram in magnitude.</w:t>
      </w:r>
    </w:p>
    <w:p w14:paraId="3F487C9F" w14:textId="10EB21AF" w:rsidR="004D4657" w:rsidRPr="00F71A7C" w:rsidRDefault="004D4657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NyquistTab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</w:t>
      </w:r>
      <w:proofErr w:type="spellEnd"/>
      <w:r w:rsidRPr="00F71A7C">
        <w:rPr>
          <w:lang w:val="en-GB"/>
        </w:rPr>
        <w:t>)</w:t>
      </w:r>
    </w:p>
    <w:p w14:paraId="0EBC2691" w14:textId="469FA9C2" w:rsidR="00EA0CB6" w:rsidRPr="00F71A7C" w:rsidRDefault="00EA0CB6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Tab containing the Nyquist diagram.</w:t>
      </w:r>
    </w:p>
    <w:p w14:paraId="3FF2F408" w14:textId="6A0A6FF8" w:rsidR="004D4657" w:rsidRPr="00F71A7C" w:rsidRDefault="004D4657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UIAxes_Nyquist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matlab.ui.control.UIAxes</w:t>
      </w:r>
      <w:proofErr w:type="spellEnd"/>
      <w:r w:rsidRPr="00F71A7C">
        <w:rPr>
          <w:lang w:val="en-GB"/>
        </w:rPr>
        <w:t>)</w:t>
      </w:r>
    </w:p>
    <w:p w14:paraId="50EAE414" w14:textId="4E541753" w:rsidR="007D6071" w:rsidRPr="00F71A7C" w:rsidRDefault="007D6071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Axes of the Nyquist diagram</w:t>
      </w:r>
      <w:r w:rsidR="0097474B" w:rsidRPr="00F71A7C">
        <w:rPr>
          <w:lang w:val="en-GB"/>
        </w:rPr>
        <w:t>.</w:t>
      </w:r>
    </w:p>
    <w:p w14:paraId="5D3B19E2" w14:textId="78B60FF6" w:rsidR="004D4657" w:rsidRPr="00F71A7C" w:rsidRDefault="004D4657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PotMapfminTab</w:t>
      </w:r>
      <w:proofErr w:type="spellEnd"/>
      <w:r w:rsidRPr="00F71A7C">
        <w:rPr>
          <w:lang w:val="en-GB"/>
        </w:rPr>
        <w:t xml:space="preserve"> </w:t>
      </w:r>
      <w:r w:rsidR="00FD72EC" w:rsidRPr="00F71A7C">
        <w:rPr>
          <w:lang w:val="en-GB"/>
        </w:rPr>
        <w:t>(</w:t>
      </w:r>
      <w:proofErr w:type="spellStart"/>
      <w:r w:rsidR="00FD72EC" w:rsidRPr="00F71A7C">
        <w:rPr>
          <w:lang w:val="en-GB"/>
        </w:rPr>
        <w:t>matlab.ui.container.Tab</w:t>
      </w:r>
      <w:proofErr w:type="spellEnd"/>
      <w:r w:rsidR="00FD72EC" w:rsidRPr="00F71A7C">
        <w:rPr>
          <w:lang w:val="en-GB"/>
        </w:rPr>
        <w:t>)</w:t>
      </w:r>
    </w:p>
    <w:p w14:paraId="44558CFD" w14:textId="687EA7BE" w:rsidR="00115C04" w:rsidRPr="00F71A7C" w:rsidRDefault="00115C04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</w:r>
      <w:r w:rsidR="00F2741A" w:rsidRPr="00F71A7C">
        <w:rPr>
          <w:lang w:val="en-GB"/>
        </w:rPr>
        <w:t xml:space="preserve">Tab containing the Potential Map </w:t>
      </w:r>
      <w:r w:rsidR="00543A44" w:rsidRPr="00F71A7C">
        <w:rPr>
          <w:lang w:val="en-GB"/>
        </w:rPr>
        <w:t xml:space="preserve">for f </w:t>
      </w:r>
      <w:r w:rsidR="00EA421F" w:rsidRPr="00F71A7C">
        <w:rPr>
          <w:lang w:val="en-GB"/>
        </w:rPr>
        <w:t xml:space="preserve">= </w:t>
      </w:r>
      <w:proofErr w:type="spellStart"/>
      <w:r w:rsidR="00EA421F" w:rsidRPr="00F71A7C">
        <w:rPr>
          <w:lang w:val="en-GB"/>
        </w:rPr>
        <w:t>f</w:t>
      </w:r>
      <w:r w:rsidR="00EA421F" w:rsidRPr="00F71A7C">
        <w:rPr>
          <w:vertAlign w:val="subscript"/>
          <w:lang w:val="en-GB"/>
        </w:rPr>
        <w:t>min</w:t>
      </w:r>
      <w:proofErr w:type="spellEnd"/>
      <w:r w:rsidR="006F7524" w:rsidRPr="00F71A7C">
        <w:rPr>
          <w:lang w:val="en-GB"/>
        </w:rPr>
        <w:t>.</w:t>
      </w:r>
    </w:p>
    <w:p w14:paraId="4218D98C" w14:textId="2E54F45E" w:rsidR="00FD72EC" w:rsidRPr="00F71A7C" w:rsidRDefault="00A96B40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UIAxes_PotentialMapfmin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matlab.ui.control.UIAxes</w:t>
      </w:r>
      <w:proofErr w:type="spellEnd"/>
      <w:r w:rsidRPr="00F71A7C">
        <w:rPr>
          <w:lang w:val="en-GB"/>
        </w:rPr>
        <w:t>)</w:t>
      </w:r>
    </w:p>
    <w:p w14:paraId="4398FFB5" w14:textId="12A6E173" w:rsidR="00A634C9" w:rsidRPr="00F71A7C" w:rsidRDefault="00A634C9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Axes </w:t>
      </w:r>
      <w:r w:rsidR="00AD6240" w:rsidRPr="00F71A7C">
        <w:rPr>
          <w:lang w:val="en-GB"/>
        </w:rPr>
        <w:t xml:space="preserve">of the Potential Map for f = </w:t>
      </w:r>
      <w:proofErr w:type="spellStart"/>
      <w:r w:rsidR="00AD6240" w:rsidRPr="00F71A7C">
        <w:rPr>
          <w:lang w:val="en-GB"/>
        </w:rPr>
        <w:t>f</w:t>
      </w:r>
      <w:r w:rsidR="00AD6240" w:rsidRPr="00F71A7C">
        <w:rPr>
          <w:vertAlign w:val="subscript"/>
          <w:lang w:val="en-GB"/>
        </w:rPr>
        <w:t>min</w:t>
      </w:r>
      <w:proofErr w:type="spellEnd"/>
      <w:r w:rsidR="00AD6240" w:rsidRPr="00F71A7C">
        <w:rPr>
          <w:lang w:val="en-GB"/>
        </w:rPr>
        <w:t>.</w:t>
      </w:r>
    </w:p>
    <w:p w14:paraId="186CC12A" w14:textId="34A9B38F" w:rsidR="00A96B40" w:rsidRPr="00F71A7C" w:rsidRDefault="00A96B40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PotMapfmaxTab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matlab.ui.container.Tab</w:t>
      </w:r>
      <w:proofErr w:type="spellEnd"/>
      <w:r w:rsidRPr="00F71A7C">
        <w:rPr>
          <w:lang w:val="en-GB"/>
        </w:rPr>
        <w:t>)</w:t>
      </w:r>
    </w:p>
    <w:p w14:paraId="6CB03B28" w14:textId="40F1FCB0" w:rsidR="0089525B" w:rsidRPr="00F71A7C" w:rsidRDefault="0089525B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Tab containing the </w:t>
      </w:r>
      <w:r w:rsidR="00D7198A" w:rsidRPr="00F71A7C">
        <w:rPr>
          <w:lang w:val="en-GB"/>
        </w:rPr>
        <w:t>Potential Map for f  = f</w:t>
      </w:r>
      <w:r w:rsidR="00D7198A" w:rsidRPr="00F71A7C">
        <w:rPr>
          <w:vertAlign w:val="subscript"/>
          <w:lang w:val="en-GB"/>
        </w:rPr>
        <w:t>max</w:t>
      </w:r>
      <w:r w:rsidR="00D7198A" w:rsidRPr="00F71A7C">
        <w:rPr>
          <w:lang w:val="en-GB"/>
        </w:rPr>
        <w:t>.</w:t>
      </w:r>
    </w:p>
    <w:p w14:paraId="39A4EE8D" w14:textId="36A4BF5C" w:rsidR="00A96B40" w:rsidRPr="00F71A7C" w:rsidRDefault="00A96B40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lang w:val="en-GB"/>
        </w:rPr>
        <w:t>UIAxes_PotentialMapfmax</w:t>
      </w:r>
      <w:proofErr w:type="spellEnd"/>
      <w:r w:rsidRPr="00F71A7C">
        <w:rPr>
          <w:lang w:val="en-GB"/>
        </w:rPr>
        <w:t xml:space="preserve"> (</w:t>
      </w:r>
      <w:proofErr w:type="spellStart"/>
      <w:r w:rsidR="00BF4220" w:rsidRPr="00F71A7C">
        <w:rPr>
          <w:lang w:val="en-GB"/>
        </w:rPr>
        <w:t>matlab.ui.control.UIAxes</w:t>
      </w:r>
      <w:proofErr w:type="spellEnd"/>
      <w:r w:rsidR="00BF4220" w:rsidRPr="00F71A7C">
        <w:rPr>
          <w:lang w:val="en-GB"/>
        </w:rPr>
        <w:t>)</w:t>
      </w:r>
    </w:p>
    <w:p w14:paraId="73C2F6C6" w14:textId="4D6C0592" w:rsidR="00D7198A" w:rsidRPr="00F71A7C" w:rsidRDefault="00EF7C45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>Axes of the Potential Map for f = f</w:t>
      </w:r>
      <w:r w:rsidRPr="00F71A7C">
        <w:rPr>
          <w:vertAlign w:val="subscript"/>
          <w:lang w:val="en-GB"/>
        </w:rPr>
        <w:t>max</w:t>
      </w:r>
      <w:r w:rsidRPr="00F71A7C">
        <w:rPr>
          <w:lang w:val="en-GB"/>
        </w:rPr>
        <w:t>.</w:t>
      </w:r>
    </w:p>
    <w:p w14:paraId="6E1CEEFF" w14:textId="53118C9F" w:rsidR="00BF4220" w:rsidRPr="00F71A7C" w:rsidRDefault="00BF4220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ToolsPanel_Plot</w:t>
      </w:r>
      <w:proofErr w:type="spellEnd"/>
      <w:r w:rsidRPr="00F71A7C">
        <w:rPr>
          <w:lang w:val="en-GB"/>
        </w:rPr>
        <w:t xml:space="preserve"> (</w:t>
      </w:r>
      <w:proofErr w:type="spellStart"/>
      <w:r w:rsidR="00AC3123" w:rsidRPr="00F71A7C">
        <w:rPr>
          <w:lang w:val="en-GB"/>
        </w:rPr>
        <w:t>matlab.ui.container.Panel</w:t>
      </w:r>
      <w:proofErr w:type="spellEnd"/>
      <w:r w:rsidR="00AC3123" w:rsidRPr="00F71A7C">
        <w:rPr>
          <w:lang w:val="en-GB"/>
        </w:rPr>
        <w:t>)</w:t>
      </w:r>
    </w:p>
    <w:p w14:paraId="07FAB81C" w14:textId="03896951" w:rsidR="001E708B" w:rsidRPr="00F71A7C" w:rsidRDefault="001E708B" w:rsidP="0095171E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Panel that contains </w:t>
      </w:r>
      <w:r w:rsidR="00FC6E84" w:rsidRPr="00F71A7C">
        <w:rPr>
          <w:lang w:val="en-GB"/>
        </w:rPr>
        <w:t>tool</w:t>
      </w:r>
      <w:r w:rsidR="00886555" w:rsidRPr="00F71A7C">
        <w:rPr>
          <w:lang w:val="en-GB"/>
        </w:rPr>
        <w:t>s</w:t>
      </w:r>
      <w:r w:rsidR="000E3B1E" w:rsidRPr="00F71A7C">
        <w:rPr>
          <w:lang w:val="en-GB"/>
        </w:rPr>
        <w:t xml:space="preserve"> buttons concerning the SPICE plots.</w:t>
      </w:r>
    </w:p>
    <w:p w14:paraId="14B4A4C7" w14:textId="3C6FA070" w:rsidR="00EC08CF" w:rsidRPr="00F71A7C" w:rsidRDefault="00EC08CF" w:rsidP="0095171E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FILELabel_Plot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matlab.ui.control.Label</w:t>
      </w:r>
      <w:proofErr w:type="spellEnd"/>
      <w:r w:rsidRPr="00F71A7C">
        <w:rPr>
          <w:lang w:val="en-GB"/>
        </w:rPr>
        <w:t>)</w:t>
      </w:r>
    </w:p>
    <w:p w14:paraId="391DD82F" w14:textId="44D1A655" w:rsidR="00EC08CF" w:rsidRPr="00F71A7C" w:rsidRDefault="00EC08CF" w:rsidP="001F3C6F">
      <w:pPr>
        <w:spacing w:after="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SaveAllFiguresButton</w:t>
      </w:r>
      <w:proofErr w:type="spellEnd"/>
      <w:r w:rsidRPr="00F71A7C">
        <w:rPr>
          <w:lang w:val="en-GB"/>
        </w:rPr>
        <w:t xml:space="preserve"> (</w:t>
      </w:r>
      <w:proofErr w:type="spellStart"/>
      <w:r w:rsidRPr="00F71A7C">
        <w:rPr>
          <w:lang w:val="en-GB"/>
        </w:rPr>
        <w:t>matlab.ui.control.Button</w:t>
      </w:r>
      <w:proofErr w:type="spellEnd"/>
      <w:r w:rsidRPr="00F71A7C">
        <w:rPr>
          <w:lang w:val="en-GB"/>
        </w:rPr>
        <w:t>)</w:t>
      </w:r>
    </w:p>
    <w:p w14:paraId="3417CC5E" w14:textId="3E5FB5E0" w:rsidR="00456BA2" w:rsidRPr="00F71A7C" w:rsidRDefault="00440275" w:rsidP="00456BA2">
      <w:pPr>
        <w:spacing w:after="0"/>
        <w:jc w:val="both"/>
        <w:rPr>
          <w:lang w:val="en-GB"/>
        </w:rPr>
      </w:pPr>
      <w:r w:rsidRPr="00F71A7C">
        <w:rPr>
          <w:lang w:val="en-GB"/>
        </w:rPr>
        <w:tab/>
        <w:t xml:space="preserve">Button that saves all generated plots visible in the interface (Spice Plot tab) </w:t>
      </w:r>
      <w:r w:rsidR="00885CF9" w:rsidRPr="00F71A7C">
        <w:rPr>
          <w:lang w:val="en-GB"/>
        </w:rPr>
        <w:t>as fig files.</w:t>
      </w:r>
    </w:p>
    <w:p w14:paraId="64EF51AC" w14:textId="77777777" w:rsidR="008A52EE" w:rsidRPr="00F71A7C" w:rsidRDefault="008A52EE" w:rsidP="009347C9">
      <w:pPr>
        <w:spacing w:after="0"/>
        <w:jc w:val="both"/>
        <w:rPr>
          <w:lang w:val="en-GB"/>
        </w:rPr>
      </w:pPr>
    </w:p>
    <w:p w14:paraId="3B936F4F" w14:textId="45DB9E03" w:rsidR="006725D0" w:rsidRPr="00F71A7C" w:rsidRDefault="00E5691A" w:rsidP="00455CF3">
      <w:pPr>
        <w:pStyle w:val="Titre3numrot"/>
        <w:spacing w:before="0" w:after="120"/>
        <w:ind w:left="1077" w:hanging="357"/>
        <w:rPr>
          <w:u w:val="single"/>
        </w:rPr>
      </w:pPr>
      <w:bookmarkStart w:id="9" w:name="_Toc70586192"/>
      <w:bookmarkStart w:id="10" w:name="_Toc70596278"/>
      <w:r w:rsidRPr="00F71A7C">
        <w:rPr>
          <w:u w:val="single"/>
        </w:rPr>
        <w:t>Variables</w:t>
      </w:r>
      <w:bookmarkEnd w:id="9"/>
      <w:bookmarkEnd w:id="10"/>
    </w:p>
    <w:p w14:paraId="272104CD" w14:textId="16E3DD1D" w:rsidR="00F0409E" w:rsidRPr="00F71A7C" w:rsidRDefault="000056A0" w:rsidP="009347C9">
      <w:pPr>
        <w:spacing w:after="0"/>
        <w:jc w:val="both"/>
        <w:rPr>
          <w:lang w:val="en-GB"/>
        </w:rPr>
      </w:pPr>
      <w:r w:rsidRPr="00F71A7C">
        <w:rPr>
          <w:lang w:val="en-GB"/>
        </w:rPr>
        <w:t>Those variables are the</w:t>
      </w:r>
      <w:r w:rsidR="0079235E" w:rsidRPr="00F71A7C">
        <w:rPr>
          <w:lang w:val="en-GB"/>
        </w:rPr>
        <w:t xml:space="preserve"> properties that has</w:t>
      </w:r>
      <w:r w:rsidR="001E5A6F" w:rsidRPr="00F71A7C">
        <w:rPr>
          <w:lang w:val="en-GB"/>
        </w:rPr>
        <w:t xml:space="preserve"> not been generated by the App Designer. </w:t>
      </w:r>
      <w:r w:rsidR="0068292C" w:rsidRPr="00F71A7C">
        <w:rPr>
          <w:lang w:val="en-GB"/>
        </w:rPr>
        <w:t xml:space="preserve">Their access </w:t>
      </w:r>
      <w:r w:rsidR="005E3E90" w:rsidRPr="00F71A7C">
        <w:rPr>
          <w:lang w:val="en-GB"/>
        </w:rPr>
        <w:t>is</w:t>
      </w:r>
      <w:r w:rsidR="0068292C" w:rsidRPr="00F71A7C">
        <w:rPr>
          <w:lang w:val="en-GB"/>
        </w:rPr>
        <w:t xml:space="preserve"> public </w:t>
      </w:r>
      <w:r w:rsidR="00843B61" w:rsidRPr="00F71A7C">
        <w:rPr>
          <w:lang w:val="en-GB"/>
        </w:rPr>
        <w:t>just like the UI components</w:t>
      </w:r>
      <w:r w:rsidR="00B96A49" w:rsidRPr="00F71A7C">
        <w:rPr>
          <w:lang w:val="en-GB"/>
        </w:rPr>
        <w:t xml:space="preserve">, thus can be </w:t>
      </w:r>
      <w:r w:rsidR="006A140E" w:rsidRPr="00F71A7C">
        <w:rPr>
          <w:lang w:val="en-GB"/>
        </w:rPr>
        <w:t xml:space="preserve">accessed </w:t>
      </w:r>
      <w:r w:rsidR="00D27841" w:rsidRPr="00F71A7C">
        <w:rPr>
          <w:lang w:val="en-GB"/>
        </w:rPr>
        <w:t>outside the code</w:t>
      </w:r>
      <w:r w:rsidR="00A47477" w:rsidRPr="00F71A7C">
        <w:rPr>
          <w:lang w:val="en-GB"/>
        </w:rPr>
        <w:t xml:space="preserve"> of the application</w:t>
      </w:r>
      <w:r w:rsidR="00843B61" w:rsidRPr="00F71A7C">
        <w:rPr>
          <w:lang w:val="en-GB"/>
        </w:rPr>
        <w:t>.</w:t>
      </w:r>
      <w:r w:rsidR="002B6DB3" w:rsidRPr="00F71A7C">
        <w:rPr>
          <w:lang w:val="en-GB"/>
        </w:rPr>
        <w:t xml:space="preserve"> </w:t>
      </w:r>
    </w:p>
    <w:p w14:paraId="63A9E257" w14:textId="77777777" w:rsidR="000228D0" w:rsidRPr="00F71A7C" w:rsidRDefault="000228D0" w:rsidP="009347C9">
      <w:pPr>
        <w:spacing w:after="0"/>
        <w:jc w:val="both"/>
        <w:rPr>
          <w:lang w:val="en-GB"/>
        </w:rPr>
      </w:pPr>
    </w:p>
    <w:p w14:paraId="3644BF9B" w14:textId="19A7484E" w:rsidR="00102865" w:rsidRPr="00F71A7C" w:rsidRDefault="00FE45AE" w:rsidP="009347C9">
      <w:pPr>
        <w:spacing w:after="0"/>
        <w:jc w:val="both"/>
        <w:rPr>
          <w:lang w:val="en-GB"/>
        </w:rPr>
      </w:pPr>
      <w:bookmarkStart w:id="11" w:name="settings"/>
      <w:r w:rsidRPr="00F71A7C">
        <w:rPr>
          <w:rFonts w:ascii="Consolas" w:hAnsi="Consolas"/>
          <w:b/>
          <w:bCs/>
          <w:lang w:val="en-GB"/>
        </w:rPr>
        <w:t>s</w:t>
      </w:r>
      <w:r w:rsidR="009E1C2D" w:rsidRPr="00F71A7C">
        <w:rPr>
          <w:rFonts w:ascii="Consolas" w:hAnsi="Consolas"/>
          <w:b/>
          <w:bCs/>
          <w:lang w:val="en-GB"/>
        </w:rPr>
        <w:t>ettings</w:t>
      </w:r>
      <w:r w:rsidR="00152BDA" w:rsidRPr="00F71A7C">
        <w:rPr>
          <w:lang w:val="en-GB"/>
        </w:rPr>
        <w:t xml:space="preserve"> (</w:t>
      </w:r>
      <w:r w:rsidR="00786425" w:rsidRPr="00F71A7C">
        <w:rPr>
          <w:lang w:val="en-GB"/>
        </w:rPr>
        <w:t>S</w:t>
      </w:r>
      <w:r w:rsidR="00152BDA" w:rsidRPr="00F71A7C">
        <w:rPr>
          <w:lang w:val="en-GB"/>
        </w:rPr>
        <w:t>truct)</w:t>
      </w:r>
    </w:p>
    <w:bookmarkEnd w:id="11"/>
    <w:p w14:paraId="00E42525" w14:textId="78169E58" w:rsidR="00223AAD" w:rsidRPr="00F71A7C" w:rsidRDefault="00FE45AE" w:rsidP="000056A0">
      <w:pPr>
        <w:ind w:left="720"/>
        <w:jc w:val="both"/>
        <w:rPr>
          <w:lang w:val="en-GB"/>
        </w:rPr>
      </w:pPr>
      <w:r w:rsidRPr="00F71A7C">
        <w:rPr>
          <w:lang w:val="en-GB"/>
        </w:rPr>
        <w:t>Settings parameters</w:t>
      </w:r>
      <w:r w:rsidR="00054795" w:rsidRPr="00F71A7C">
        <w:rPr>
          <w:lang w:val="en-GB"/>
        </w:rPr>
        <w:t xml:space="preserve">: </w:t>
      </w:r>
      <w:r w:rsidR="00BB6CF9" w:rsidRPr="00F71A7C">
        <w:rPr>
          <w:lang w:val="en-GB"/>
        </w:rPr>
        <w:t>spat</w:t>
      </w:r>
      <w:r w:rsidR="0030342C" w:rsidRPr="00F71A7C">
        <w:rPr>
          <w:lang w:val="en-GB"/>
        </w:rPr>
        <w:t xml:space="preserve">ial </w:t>
      </w:r>
      <w:r w:rsidR="00B743F3" w:rsidRPr="00F71A7C">
        <w:rPr>
          <w:lang w:val="en-GB"/>
        </w:rPr>
        <w:t>dimension</w:t>
      </w:r>
      <w:r w:rsidR="004E2EB1" w:rsidRPr="00F71A7C">
        <w:rPr>
          <w:lang w:val="en-GB"/>
        </w:rPr>
        <w:t xml:space="preserve"> (</w:t>
      </w:r>
      <w:proofErr w:type="spellStart"/>
      <w:r w:rsidR="006C7C77" w:rsidRPr="00F71A7C">
        <w:rPr>
          <w:rFonts w:ascii="Consolas" w:hAnsi="Consolas"/>
          <w:lang w:val="en-GB"/>
        </w:rPr>
        <w:t>settings.d</w:t>
      </w:r>
      <w:r w:rsidR="004E2EB1" w:rsidRPr="00F71A7C">
        <w:rPr>
          <w:rFonts w:ascii="Consolas" w:hAnsi="Consolas"/>
          <w:lang w:val="en-GB"/>
        </w:rPr>
        <w:t>imensions</w:t>
      </w:r>
      <w:proofErr w:type="spellEnd"/>
      <w:r w:rsidR="000E095C" w:rsidRPr="00F71A7C">
        <w:rPr>
          <w:lang w:val="en-GB"/>
        </w:rPr>
        <w:t>)</w:t>
      </w:r>
      <w:r w:rsidR="00DB43EA" w:rsidRPr="00F71A7C">
        <w:rPr>
          <w:lang w:val="en-GB"/>
        </w:rPr>
        <w:t xml:space="preserve">, </w:t>
      </w:r>
      <w:r w:rsidR="00131B27" w:rsidRPr="00F71A7C">
        <w:rPr>
          <w:lang w:val="en-GB"/>
        </w:rPr>
        <w:t xml:space="preserve">number of </w:t>
      </w:r>
      <w:r w:rsidR="000E095C" w:rsidRPr="00F71A7C">
        <w:rPr>
          <w:lang w:val="en-GB"/>
        </w:rPr>
        <w:t>electrodes (</w:t>
      </w:r>
      <w:proofErr w:type="spellStart"/>
      <w:r w:rsidR="007C0CB2" w:rsidRPr="00F71A7C">
        <w:rPr>
          <w:rFonts w:ascii="Consolas" w:hAnsi="Consolas"/>
          <w:lang w:val="en-GB"/>
        </w:rPr>
        <w:t>settings.p</w:t>
      </w:r>
      <w:r w:rsidR="000E095C" w:rsidRPr="00F71A7C">
        <w:rPr>
          <w:rFonts w:ascii="Consolas" w:hAnsi="Consolas"/>
          <w:lang w:val="en-GB"/>
        </w:rPr>
        <w:t>robes</w:t>
      </w:r>
      <w:proofErr w:type="spellEnd"/>
      <w:r w:rsidR="000E095C" w:rsidRPr="00F71A7C">
        <w:rPr>
          <w:lang w:val="en-GB"/>
        </w:rPr>
        <w:t>)</w:t>
      </w:r>
      <w:r w:rsidR="00DB43EA" w:rsidRPr="00F71A7C">
        <w:rPr>
          <w:lang w:val="en-GB"/>
        </w:rPr>
        <w:t>, working directory</w:t>
      </w:r>
      <w:r w:rsidR="00BB6CF9" w:rsidRPr="00F71A7C">
        <w:rPr>
          <w:lang w:val="en-GB"/>
        </w:rPr>
        <w:t xml:space="preserve"> path</w:t>
      </w:r>
      <w:r w:rsidR="00E5406F" w:rsidRPr="00F71A7C">
        <w:rPr>
          <w:lang w:val="en-GB"/>
        </w:rPr>
        <w:t xml:space="preserve"> (</w:t>
      </w:r>
      <w:proofErr w:type="spellStart"/>
      <w:r w:rsidR="00463E14" w:rsidRPr="00F71A7C">
        <w:rPr>
          <w:rFonts w:ascii="Consolas" w:hAnsi="Consolas"/>
          <w:lang w:val="en-GB"/>
        </w:rPr>
        <w:t>settings.w</w:t>
      </w:r>
      <w:r w:rsidR="00E5406F" w:rsidRPr="00F71A7C">
        <w:rPr>
          <w:rFonts w:ascii="Consolas" w:hAnsi="Consolas"/>
          <w:lang w:val="en-GB"/>
        </w:rPr>
        <w:t>orking</w:t>
      </w:r>
      <w:r w:rsidR="002A48FF" w:rsidRPr="00F71A7C">
        <w:rPr>
          <w:rFonts w:ascii="Consolas" w:hAnsi="Consolas"/>
          <w:lang w:val="en-GB"/>
        </w:rPr>
        <w:t>Dir</w:t>
      </w:r>
      <w:proofErr w:type="spellEnd"/>
      <w:r w:rsidR="002A48FF" w:rsidRPr="00F71A7C">
        <w:rPr>
          <w:lang w:val="en-GB"/>
        </w:rPr>
        <w:t>)</w:t>
      </w:r>
      <w:r w:rsidR="00DB43EA" w:rsidRPr="00F71A7C">
        <w:rPr>
          <w:lang w:val="en-GB"/>
        </w:rPr>
        <w:t xml:space="preserve">, </w:t>
      </w:r>
      <w:r w:rsidR="00973C68" w:rsidRPr="00F71A7C">
        <w:rPr>
          <w:lang w:val="en-GB"/>
        </w:rPr>
        <w:t>source code</w:t>
      </w:r>
      <w:r w:rsidR="00BB6CF9" w:rsidRPr="00F71A7C">
        <w:rPr>
          <w:lang w:val="en-GB"/>
        </w:rPr>
        <w:t xml:space="preserve"> directory path</w:t>
      </w:r>
      <w:r w:rsidR="00722D4C" w:rsidRPr="00F71A7C">
        <w:rPr>
          <w:lang w:val="en-GB"/>
        </w:rPr>
        <w:t xml:space="preserve"> (</w:t>
      </w:r>
      <w:proofErr w:type="spellStart"/>
      <w:r w:rsidR="00463E14" w:rsidRPr="00F71A7C">
        <w:rPr>
          <w:rFonts w:ascii="Consolas" w:hAnsi="Consolas"/>
          <w:lang w:val="en-GB"/>
        </w:rPr>
        <w:t>settings.s</w:t>
      </w:r>
      <w:r w:rsidR="00722D4C" w:rsidRPr="00F71A7C">
        <w:rPr>
          <w:rFonts w:ascii="Consolas" w:hAnsi="Consolas"/>
          <w:lang w:val="en-GB"/>
        </w:rPr>
        <w:t>rcDir</w:t>
      </w:r>
      <w:proofErr w:type="spellEnd"/>
      <w:r w:rsidR="00722D4C" w:rsidRPr="00F71A7C">
        <w:rPr>
          <w:lang w:val="en-GB"/>
        </w:rPr>
        <w:t>)</w:t>
      </w:r>
      <w:r w:rsidR="00757F3F" w:rsidRPr="00F71A7C">
        <w:rPr>
          <w:lang w:val="en-GB"/>
        </w:rPr>
        <w:t>.</w:t>
      </w:r>
    </w:p>
    <w:p w14:paraId="45963A0C" w14:textId="32A80CBF" w:rsidR="009E1C2D" w:rsidRPr="00F71A7C" w:rsidRDefault="009E1C2D" w:rsidP="009347C9">
      <w:pPr>
        <w:spacing w:after="0"/>
        <w:jc w:val="both"/>
        <w:rPr>
          <w:lang w:val="en-GB"/>
        </w:rPr>
      </w:pPr>
      <w:bookmarkStart w:id="12" w:name="externalFigure"/>
      <w:proofErr w:type="spellStart"/>
      <w:r w:rsidRPr="00F71A7C">
        <w:rPr>
          <w:rFonts w:ascii="Consolas" w:hAnsi="Consolas"/>
          <w:b/>
          <w:bCs/>
          <w:lang w:val="en-GB"/>
        </w:rPr>
        <w:t>externalFigure</w:t>
      </w:r>
      <w:proofErr w:type="spellEnd"/>
      <w:r w:rsidR="0035054F" w:rsidRPr="00F71A7C">
        <w:rPr>
          <w:lang w:val="en-GB"/>
        </w:rPr>
        <w:t xml:space="preserve"> </w:t>
      </w:r>
      <w:bookmarkEnd w:id="12"/>
      <w:r w:rsidR="0035054F" w:rsidRPr="00F71A7C">
        <w:rPr>
          <w:lang w:val="en-GB"/>
        </w:rPr>
        <w:t>(Figure)</w:t>
      </w:r>
    </w:p>
    <w:p w14:paraId="1E13E9AB" w14:textId="398470E0" w:rsidR="00B84362" w:rsidRPr="00F71A7C" w:rsidRDefault="00B84362" w:rsidP="000056A0">
      <w:pPr>
        <w:ind w:left="720"/>
        <w:jc w:val="both"/>
        <w:rPr>
          <w:lang w:val="en-GB"/>
        </w:rPr>
      </w:pPr>
      <w:r w:rsidRPr="00F71A7C">
        <w:rPr>
          <w:lang w:val="en-GB"/>
        </w:rPr>
        <w:t xml:space="preserve">Figure that </w:t>
      </w:r>
      <w:r w:rsidR="00951D1A" w:rsidRPr="00F71A7C">
        <w:rPr>
          <w:lang w:val="en-GB"/>
        </w:rPr>
        <w:t xml:space="preserve">is used to plot </w:t>
      </w:r>
      <w:r w:rsidR="001E7AB6" w:rsidRPr="00F71A7C">
        <w:rPr>
          <w:lang w:val="en-GB"/>
        </w:rPr>
        <w:t xml:space="preserve">axis </w:t>
      </w:r>
      <w:r w:rsidR="00C24296" w:rsidRPr="00F71A7C">
        <w:rPr>
          <w:lang w:val="en-GB"/>
        </w:rPr>
        <w:t>in another figure window</w:t>
      </w:r>
      <w:r w:rsidR="003667C5" w:rsidRPr="00F71A7C">
        <w:rPr>
          <w:lang w:val="en-GB"/>
        </w:rPr>
        <w:t xml:space="preserve">. </w:t>
      </w:r>
      <w:r w:rsidR="00AE1741" w:rsidRPr="00F71A7C">
        <w:rPr>
          <w:lang w:val="en-GB"/>
        </w:rPr>
        <w:t xml:space="preserve">Created to keep the number of possible </w:t>
      </w:r>
      <w:r w:rsidR="00E570B3" w:rsidRPr="00F71A7C">
        <w:rPr>
          <w:lang w:val="en-GB"/>
        </w:rPr>
        <w:t>windows</w:t>
      </w:r>
      <w:r w:rsidR="00AE1741" w:rsidRPr="00F71A7C">
        <w:rPr>
          <w:lang w:val="en-GB"/>
        </w:rPr>
        <w:t xml:space="preserve"> opened</w:t>
      </w:r>
      <w:r w:rsidR="00446773" w:rsidRPr="00F71A7C">
        <w:rPr>
          <w:lang w:val="en-GB"/>
        </w:rPr>
        <w:t xml:space="preserve"> simultaneously</w:t>
      </w:r>
      <w:r w:rsidR="00AE1741" w:rsidRPr="00F71A7C">
        <w:rPr>
          <w:lang w:val="en-GB"/>
        </w:rPr>
        <w:t xml:space="preserve"> to 2</w:t>
      </w:r>
      <w:r w:rsidR="00D04D39" w:rsidRPr="00F71A7C">
        <w:rPr>
          <w:lang w:val="en-GB"/>
        </w:rPr>
        <w:t xml:space="preserve"> (app window and this figure window)</w:t>
      </w:r>
      <w:r w:rsidR="00634F93" w:rsidRPr="00F71A7C">
        <w:rPr>
          <w:lang w:val="en-GB"/>
        </w:rPr>
        <w:t>.</w:t>
      </w:r>
      <w:r w:rsidR="00F22F03" w:rsidRPr="00F71A7C">
        <w:rPr>
          <w:lang w:val="en-GB"/>
        </w:rPr>
        <w:tab/>
      </w:r>
      <w:r w:rsidR="00D04D39" w:rsidRPr="00F71A7C">
        <w:rPr>
          <w:lang w:val="en-GB"/>
        </w:rPr>
        <w:t xml:space="preserve"> </w:t>
      </w:r>
    </w:p>
    <w:p w14:paraId="4B6C1330" w14:textId="06D8EA36" w:rsidR="009E1C2D" w:rsidRPr="00F71A7C" w:rsidRDefault="009E1C2D" w:rsidP="009347C9">
      <w:pPr>
        <w:spacing w:after="0"/>
        <w:jc w:val="both"/>
        <w:rPr>
          <w:lang w:val="en-GB"/>
        </w:rPr>
      </w:pPr>
      <w:bookmarkStart w:id="13" w:name="cells"/>
      <w:r w:rsidRPr="00F71A7C">
        <w:rPr>
          <w:rFonts w:ascii="Consolas" w:hAnsi="Consolas"/>
          <w:b/>
          <w:bCs/>
          <w:lang w:val="en-GB"/>
        </w:rPr>
        <w:lastRenderedPageBreak/>
        <w:t>cells</w:t>
      </w:r>
      <w:r w:rsidR="00964B39" w:rsidRPr="00F71A7C">
        <w:rPr>
          <w:lang w:val="en-GB"/>
        </w:rPr>
        <w:t xml:space="preserve"> </w:t>
      </w:r>
      <w:bookmarkEnd w:id="13"/>
      <w:r w:rsidR="00964B39" w:rsidRPr="00F71A7C">
        <w:rPr>
          <w:lang w:val="en-GB"/>
        </w:rPr>
        <w:t>(</w:t>
      </w:r>
      <w:r w:rsidR="00786425" w:rsidRPr="00F71A7C">
        <w:rPr>
          <w:lang w:val="en-GB"/>
        </w:rPr>
        <w:t>S</w:t>
      </w:r>
      <w:r w:rsidR="00964B39" w:rsidRPr="00F71A7C">
        <w:rPr>
          <w:lang w:val="en-GB"/>
        </w:rPr>
        <w:t>tr</w:t>
      </w:r>
      <w:r w:rsidR="009C38C7" w:rsidRPr="00F71A7C">
        <w:rPr>
          <w:lang w:val="en-GB"/>
        </w:rPr>
        <w:t>uct)</w:t>
      </w:r>
    </w:p>
    <w:p w14:paraId="7BFEC867" w14:textId="00491732" w:rsidR="00001CF5" w:rsidRPr="00F71A7C" w:rsidRDefault="0032792C" w:rsidP="00A543B9">
      <w:pPr>
        <w:spacing w:after="80"/>
        <w:ind w:left="720"/>
        <w:jc w:val="both"/>
        <w:rPr>
          <w:lang w:val="en-GB"/>
        </w:rPr>
      </w:pPr>
      <w:r w:rsidRPr="00F71A7C">
        <w:rPr>
          <w:lang w:val="en-GB"/>
        </w:rPr>
        <w:t xml:space="preserve">Variables </w:t>
      </w:r>
      <w:r w:rsidR="002959D8" w:rsidRPr="00F71A7C">
        <w:rPr>
          <w:lang w:val="en-GB"/>
        </w:rPr>
        <w:t xml:space="preserve">that </w:t>
      </w:r>
      <w:r w:rsidR="00972BA4" w:rsidRPr="00F71A7C">
        <w:rPr>
          <w:lang w:val="en-GB"/>
        </w:rPr>
        <w:t>hold the information retr</w:t>
      </w:r>
      <w:r w:rsidR="00246987" w:rsidRPr="00F71A7C">
        <w:rPr>
          <w:lang w:val="en-GB"/>
        </w:rPr>
        <w:t>ie</w:t>
      </w:r>
      <w:r w:rsidR="00972BA4" w:rsidRPr="00F71A7C">
        <w:rPr>
          <w:lang w:val="en-GB"/>
        </w:rPr>
        <w:t xml:space="preserve">ved </w:t>
      </w:r>
      <w:r w:rsidR="00EF7672" w:rsidRPr="00F71A7C">
        <w:rPr>
          <w:lang w:val="en-GB"/>
        </w:rPr>
        <w:t xml:space="preserve">from </w:t>
      </w:r>
      <w:r w:rsidR="00972BA4" w:rsidRPr="00F71A7C">
        <w:rPr>
          <w:lang w:val="en-GB"/>
        </w:rPr>
        <w:t>csv file</w:t>
      </w:r>
      <w:r w:rsidR="00EF7672" w:rsidRPr="00F71A7C">
        <w:rPr>
          <w:lang w:val="en-GB"/>
        </w:rPr>
        <w:t>s</w:t>
      </w:r>
      <w:r w:rsidR="00972BA4" w:rsidRPr="00F71A7C">
        <w:rPr>
          <w:lang w:val="en-GB"/>
        </w:rPr>
        <w:t xml:space="preserve"> </w:t>
      </w:r>
      <w:r w:rsidR="00EF7672" w:rsidRPr="00F71A7C">
        <w:rPr>
          <w:lang w:val="en-GB"/>
        </w:rPr>
        <w:t>of a loaded IMS folder</w:t>
      </w:r>
      <w:r w:rsidR="00E62FE5" w:rsidRPr="00F71A7C">
        <w:rPr>
          <w:lang w:val="en-GB"/>
        </w:rPr>
        <w:t xml:space="preserve"> about the approximated cells by </w:t>
      </w:r>
      <w:proofErr w:type="spellStart"/>
      <w:r w:rsidR="00E62FE5" w:rsidRPr="00F71A7C">
        <w:rPr>
          <w:lang w:val="en-GB"/>
        </w:rPr>
        <w:t>Imaris</w:t>
      </w:r>
      <w:proofErr w:type="spellEnd"/>
      <w:r w:rsidR="00EF7672" w:rsidRPr="00F71A7C">
        <w:rPr>
          <w:lang w:val="en-GB"/>
        </w:rPr>
        <w:t>.</w:t>
      </w:r>
      <w:r w:rsidR="00AC0A3A" w:rsidRPr="00F71A7C">
        <w:rPr>
          <w:lang w:val="en-GB"/>
        </w:rPr>
        <w:t xml:space="preserve"> The structure </w:t>
      </w:r>
      <w:r w:rsidR="008F69DD" w:rsidRPr="00F71A7C">
        <w:rPr>
          <w:lang w:val="en-GB"/>
        </w:rPr>
        <w:t>is composed of</w:t>
      </w:r>
      <w:r w:rsidR="00564E11" w:rsidRPr="00F71A7C">
        <w:rPr>
          <w:lang w:val="en-GB"/>
        </w:rPr>
        <w:t>:</w:t>
      </w:r>
    </w:p>
    <w:p w14:paraId="2388395F" w14:textId="20FF0BF7" w:rsidR="008D63E3" w:rsidRPr="00F71A7C" w:rsidRDefault="008D63E3" w:rsidP="00A543B9">
      <w:pPr>
        <w:spacing w:after="8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6B4D7F" w:rsidRPr="00F71A7C">
        <w:rPr>
          <w:rFonts w:ascii="Consolas" w:hAnsi="Consolas"/>
          <w:b/>
          <w:bCs/>
          <w:lang w:val="en-GB"/>
        </w:rPr>
        <w:t>number</w:t>
      </w:r>
      <w:proofErr w:type="spellEnd"/>
      <w:r w:rsidR="006B4D7F" w:rsidRPr="00F71A7C">
        <w:rPr>
          <w:lang w:val="en-GB"/>
        </w:rPr>
        <w:t xml:space="preserve"> </w:t>
      </w:r>
      <w:r w:rsidR="00184934" w:rsidRPr="00F71A7C">
        <w:rPr>
          <w:lang w:val="en-GB"/>
        </w:rPr>
        <w:t xml:space="preserve">: number of cells </w:t>
      </w:r>
      <w:r w:rsidR="00E16FC2" w:rsidRPr="00F71A7C">
        <w:rPr>
          <w:lang w:val="en-GB"/>
        </w:rPr>
        <w:t xml:space="preserve">approximated </w:t>
      </w:r>
      <w:r w:rsidR="00484F1D" w:rsidRPr="00F71A7C">
        <w:rPr>
          <w:lang w:val="en-GB"/>
        </w:rPr>
        <w:t>in the loaded IMS folder</w:t>
      </w:r>
      <w:r w:rsidR="00DF465D" w:rsidRPr="00F71A7C">
        <w:rPr>
          <w:lang w:val="en-GB"/>
        </w:rPr>
        <w:t xml:space="preserve"> or in the </w:t>
      </w:r>
      <w:r w:rsidR="00024B5E" w:rsidRPr="00F71A7C">
        <w:rPr>
          <w:lang w:val="en-GB"/>
        </w:rPr>
        <w:t>system.</w:t>
      </w:r>
    </w:p>
    <w:p w14:paraId="2DE7608A" w14:textId="5B73D908" w:rsidR="008D63E3" w:rsidRPr="00F71A7C" w:rsidRDefault="008D63E3" w:rsidP="00A543B9">
      <w:pPr>
        <w:spacing w:after="8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6B4D7F" w:rsidRPr="00F71A7C">
        <w:rPr>
          <w:rFonts w:ascii="Consolas" w:hAnsi="Consolas"/>
          <w:b/>
          <w:bCs/>
          <w:lang w:val="en-GB"/>
        </w:rPr>
        <w:t>angl</w:t>
      </w:r>
      <w:r w:rsidR="00392C01" w:rsidRPr="00F71A7C">
        <w:rPr>
          <w:rFonts w:ascii="Consolas" w:hAnsi="Consolas"/>
          <w:b/>
          <w:bCs/>
          <w:lang w:val="en-GB"/>
        </w:rPr>
        <w:t>e</w:t>
      </w:r>
      <w:r w:rsidR="006B4D7F" w:rsidRPr="00F71A7C">
        <w:rPr>
          <w:rFonts w:ascii="Consolas" w:hAnsi="Consolas"/>
          <w:b/>
          <w:bCs/>
          <w:lang w:val="en-GB"/>
        </w:rPr>
        <w:t>s_axisA</w:t>
      </w:r>
      <w:proofErr w:type="spellEnd"/>
      <w:r w:rsidR="008454AE" w:rsidRPr="00F71A7C">
        <w:rPr>
          <w:lang w:val="en-GB"/>
        </w:rPr>
        <w:t xml:space="preserve"> : </w:t>
      </w:r>
      <w:r w:rsidR="00E777F8" w:rsidRPr="00F71A7C">
        <w:rPr>
          <w:lang w:val="en-GB"/>
        </w:rPr>
        <w:t xml:space="preserve">lists </w:t>
      </w:r>
      <w:r w:rsidR="00841EF6" w:rsidRPr="00F71A7C">
        <w:rPr>
          <w:lang w:val="en-GB"/>
        </w:rPr>
        <w:t xml:space="preserve">of </w:t>
      </w:r>
      <w:r w:rsidR="008454AE" w:rsidRPr="00F71A7C">
        <w:rPr>
          <w:lang w:val="en-GB"/>
        </w:rPr>
        <w:t xml:space="preserve">rotations </w:t>
      </w:r>
      <w:r w:rsidR="00B54C79" w:rsidRPr="00F71A7C">
        <w:rPr>
          <w:lang w:val="en-GB"/>
        </w:rPr>
        <w:t>of the direction A in the (</w:t>
      </w:r>
      <w:proofErr w:type="spellStart"/>
      <w:r w:rsidR="00B54C79" w:rsidRPr="00F71A7C">
        <w:rPr>
          <w:lang w:val="en-GB"/>
        </w:rPr>
        <w:t>x,y,z</w:t>
      </w:r>
      <w:proofErr w:type="spellEnd"/>
      <w:r w:rsidR="00B54C79" w:rsidRPr="00F71A7C">
        <w:rPr>
          <w:lang w:val="en-GB"/>
        </w:rPr>
        <w:t>) coordinates system</w:t>
      </w:r>
      <w:r w:rsidR="00530521" w:rsidRPr="00F71A7C">
        <w:rPr>
          <w:lang w:val="en-GB"/>
        </w:rPr>
        <w:t xml:space="preserve"> for each cell</w:t>
      </w:r>
      <w:r w:rsidR="00024B5E" w:rsidRPr="00F71A7C">
        <w:rPr>
          <w:lang w:val="en-GB"/>
        </w:rPr>
        <w:t>.</w:t>
      </w:r>
    </w:p>
    <w:p w14:paraId="6021595B" w14:textId="23F18344" w:rsidR="008D63E3" w:rsidRPr="00F71A7C" w:rsidRDefault="008D63E3" w:rsidP="00A543B9">
      <w:pPr>
        <w:spacing w:after="8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863661" w:rsidRPr="00F71A7C">
        <w:rPr>
          <w:rFonts w:ascii="Consolas" w:hAnsi="Consolas"/>
          <w:b/>
          <w:bCs/>
          <w:lang w:val="en-GB"/>
        </w:rPr>
        <w:t>size</w:t>
      </w:r>
      <w:proofErr w:type="spellEnd"/>
      <w:r w:rsidR="0077351F" w:rsidRPr="00F71A7C">
        <w:rPr>
          <w:lang w:val="en-GB"/>
        </w:rPr>
        <w:t xml:space="preserve"> : list</w:t>
      </w:r>
      <w:r w:rsidR="00457070" w:rsidRPr="00F71A7C">
        <w:rPr>
          <w:lang w:val="en-GB"/>
        </w:rPr>
        <w:t>s</w:t>
      </w:r>
      <w:r w:rsidR="00503507" w:rsidRPr="00F71A7C">
        <w:rPr>
          <w:lang w:val="en-GB"/>
        </w:rPr>
        <w:t xml:space="preserve"> </w:t>
      </w:r>
      <w:proofErr w:type="spellStart"/>
      <w:r w:rsidR="00DA123C" w:rsidRPr="00F71A7C">
        <w:rPr>
          <w:rFonts w:ascii="Consolas" w:hAnsi="Consolas"/>
          <w:lang w:val="en-GB"/>
        </w:rPr>
        <w:t>cells.size.</w:t>
      </w:r>
      <w:r w:rsidR="00503507" w:rsidRPr="00F71A7C">
        <w:rPr>
          <w:rFonts w:ascii="Consolas" w:hAnsi="Consolas"/>
          <w:lang w:val="en-GB"/>
        </w:rPr>
        <w:t>X</w:t>
      </w:r>
      <w:proofErr w:type="spellEnd"/>
      <w:r w:rsidR="00503507" w:rsidRPr="00F71A7C">
        <w:rPr>
          <w:lang w:val="en-GB"/>
        </w:rPr>
        <w:t>,</w:t>
      </w:r>
      <w:r w:rsidR="008454AE" w:rsidRPr="00F71A7C">
        <w:rPr>
          <w:lang w:val="en-GB"/>
        </w:rPr>
        <w:t xml:space="preserve"> </w:t>
      </w:r>
      <w:proofErr w:type="spellStart"/>
      <w:r w:rsidR="00DA123C" w:rsidRPr="00F71A7C">
        <w:rPr>
          <w:rFonts w:ascii="Consolas" w:hAnsi="Consolas"/>
          <w:lang w:val="en-GB"/>
        </w:rPr>
        <w:t>cells.size.</w:t>
      </w:r>
      <w:r w:rsidR="00503507" w:rsidRPr="00F71A7C">
        <w:rPr>
          <w:rFonts w:ascii="Consolas" w:hAnsi="Consolas"/>
          <w:lang w:val="en-GB"/>
        </w:rPr>
        <w:t>Y</w:t>
      </w:r>
      <w:proofErr w:type="spellEnd"/>
      <w:r w:rsidR="00503507" w:rsidRPr="00F71A7C">
        <w:rPr>
          <w:lang w:val="en-GB"/>
        </w:rPr>
        <w:t xml:space="preserve"> and </w:t>
      </w:r>
      <w:proofErr w:type="spellStart"/>
      <w:r w:rsidR="00DA123C" w:rsidRPr="00F71A7C">
        <w:rPr>
          <w:rFonts w:ascii="Consolas" w:hAnsi="Consolas"/>
          <w:lang w:val="en-GB"/>
        </w:rPr>
        <w:t>cells.size.</w:t>
      </w:r>
      <w:r w:rsidR="00503507" w:rsidRPr="00F71A7C">
        <w:rPr>
          <w:rFonts w:ascii="Consolas" w:hAnsi="Consolas"/>
          <w:lang w:val="en-GB"/>
        </w:rPr>
        <w:t>Z</w:t>
      </w:r>
      <w:proofErr w:type="spellEnd"/>
      <w:r w:rsidR="00457070" w:rsidRPr="00F71A7C">
        <w:rPr>
          <w:lang w:val="en-GB"/>
        </w:rPr>
        <w:t xml:space="preserve"> of </w:t>
      </w:r>
      <w:r w:rsidR="003365F7" w:rsidRPr="00F71A7C">
        <w:rPr>
          <w:lang w:val="en-GB"/>
        </w:rPr>
        <w:t>radii</w:t>
      </w:r>
      <w:r w:rsidR="001E75F7" w:rsidRPr="00F71A7C">
        <w:rPr>
          <w:lang w:val="en-GB"/>
        </w:rPr>
        <w:t xml:space="preserve"> in each local direction </w:t>
      </w:r>
      <w:r w:rsidR="0017033C" w:rsidRPr="00F71A7C">
        <w:rPr>
          <w:lang w:val="en-GB"/>
        </w:rPr>
        <w:t>of the approximated cells (ellipsoids)</w:t>
      </w:r>
      <w:r w:rsidR="00024B5E" w:rsidRPr="00F71A7C">
        <w:rPr>
          <w:lang w:val="en-GB"/>
        </w:rPr>
        <w:t>.</w:t>
      </w:r>
    </w:p>
    <w:p w14:paraId="625B9ADE" w14:textId="6349057F" w:rsidR="000779A1" w:rsidRPr="00F71A7C" w:rsidRDefault="007B5F87" w:rsidP="00A543B9">
      <w:pPr>
        <w:spacing w:after="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863661" w:rsidRPr="00F71A7C">
        <w:rPr>
          <w:rFonts w:ascii="Consolas" w:hAnsi="Consolas"/>
          <w:b/>
          <w:bCs/>
          <w:lang w:val="en-GB"/>
        </w:rPr>
        <w:t>direction</w:t>
      </w:r>
      <w:proofErr w:type="spellEnd"/>
      <w:r w:rsidR="00A66FC3" w:rsidRPr="00F71A7C">
        <w:rPr>
          <w:lang w:val="en-GB"/>
        </w:rPr>
        <w:t xml:space="preserve"> : </w:t>
      </w:r>
      <w:r w:rsidR="00A515E8" w:rsidRPr="00F71A7C">
        <w:rPr>
          <w:lang w:val="en-GB"/>
        </w:rPr>
        <w:t>list</w:t>
      </w:r>
      <w:r w:rsidR="00CF1AA5" w:rsidRPr="00F71A7C">
        <w:rPr>
          <w:lang w:val="en-GB"/>
        </w:rPr>
        <w:t xml:space="preserve">s of </w:t>
      </w:r>
      <w:r w:rsidR="000F202B" w:rsidRPr="00F71A7C">
        <w:rPr>
          <w:lang w:val="en-GB"/>
        </w:rPr>
        <w:t xml:space="preserve">vector coordinates on the </w:t>
      </w:r>
      <w:r w:rsidR="0015166E" w:rsidRPr="00F71A7C">
        <w:rPr>
          <w:lang w:val="en-GB"/>
        </w:rPr>
        <w:t>local axis</w:t>
      </w:r>
      <w:r w:rsidR="00E14CE7" w:rsidRPr="00F71A7C">
        <w:rPr>
          <w:lang w:val="en-GB"/>
        </w:rPr>
        <w:t xml:space="preserve"> </w:t>
      </w:r>
      <w:r w:rsidR="00E14CE7" w:rsidRPr="00F71A7C">
        <w:rPr>
          <w:rFonts w:ascii="Consolas" w:hAnsi="Consolas" w:cstheme="minorHAnsi"/>
          <w:lang w:val="en-GB"/>
        </w:rPr>
        <w:t>A</w:t>
      </w:r>
      <w:r w:rsidR="00E14CE7" w:rsidRPr="00F71A7C">
        <w:rPr>
          <w:lang w:val="en-GB"/>
        </w:rPr>
        <w:t xml:space="preserve">, </w:t>
      </w:r>
      <w:r w:rsidR="00E14CE7" w:rsidRPr="00F71A7C">
        <w:rPr>
          <w:rFonts w:ascii="Consolas" w:hAnsi="Consolas"/>
          <w:lang w:val="en-GB"/>
        </w:rPr>
        <w:t>B</w:t>
      </w:r>
      <w:r w:rsidR="00E14CE7" w:rsidRPr="00F71A7C">
        <w:rPr>
          <w:lang w:val="en-GB"/>
        </w:rPr>
        <w:t xml:space="preserve"> and </w:t>
      </w:r>
      <w:r w:rsidR="00E14CE7" w:rsidRPr="00F71A7C">
        <w:rPr>
          <w:rFonts w:ascii="Consolas" w:hAnsi="Consolas"/>
          <w:lang w:val="en-GB"/>
        </w:rPr>
        <w:t>C</w:t>
      </w:r>
      <w:r w:rsidR="0015166E" w:rsidRPr="00F71A7C">
        <w:rPr>
          <w:lang w:val="en-GB"/>
        </w:rPr>
        <w:t xml:space="preserve"> </w:t>
      </w:r>
      <w:r w:rsidR="00D25B39" w:rsidRPr="00F71A7C">
        <w:rPr>
          <w:lang w:val="en-GB"/>
        </w:rPr>
        <w:t>of the approximated cells (ellipsoids)</w:t>
      </w:r>
      <w:r w:rsidR="00631A8E" w:rsidRPr="00F71A7C">
        <w:rPr>
          <w:lang w:val="en-GB"/>
        </w:rPr>
        <w:t>.</w:t>
      </w:r>
    </w:p>
    <w:p w14:paraId="2D85A849" w14:textId="3A51815F" w:rsidR="007B5F87" w:rsidRPr="00F71A7C" w:rsidRDefault="00181FFF" w:rsidP="00A543B9">
      <w:pPr>
        <w:spacing w:after="80"/>
        <w:ind w:left="720"/>
        <w:jc w:val="both"/>
        <w:rPr>
          <w:lang w:val="en-GB"/>
        </w:rPr>
      </w:pPr>
      <w:r w:rsidRPr="00F71A7C">
        <w:rPr>
          <w:rFonts w:cstheme="minorHAnsi"/>
          <w:u w:val="single"/>
          <w:lang w:val="en-GB"/>
        </w:rPr>
        <w:t>ex</w:t>
      </w:r>
      <w:r w:rsidRPr="00F71A7C">
        <w:rPr>
          <w:rFonts w:cstheme="minorHAnsi"/>
          <w:lang w:val="en-GB"/>
        </w:rPr>
        <w:t xml:space="preserve"> :</w:t>
      </w:r>
      <w:r w:rsidRPr="00F71A7C">
        <w:rPr>
          <w:rFonts w:ascii="Consolas" w:hAnsi="Consolas"/>
          <w:lang w:val="en-GB"/>
        </w:rPr>
        <w:t xml:space="preserve"> </w:t>
      </w:r>
      <w:proofErr w:type="spellStart"/>
      <w:r w:rsidR="00732E88" w:rsidRPr="00F71A7C">
        <w:rPr>
          <w:rFonts w:ascii="Consolas" w:hAnsi="Consolas"/>
          <w:lang w:val="en-GB"/>
        </w:rPr>
        <w:t>cells.direction.A.X</w:t>
      </w:r>
      <w:proofErr w:type="spellEnd"/>
      <w:r w:rsidR="00732E88" w:rsidRPr="00F71A7C">
        <w:rPr>
          <w:rFonts w:ascii="Consolas" w:hAnsi="Consolas"/>
          <w:lang w:val="en-GB"/>
        </w:rPr>
        <w:t xml:space="preserve">, </w:t>
      </w:r>
      <w:proofErr w:type="spellStart"/>
      <w:r w:rsidR="00732E88" w:rsidRPr="00F71A7C">
        <w:rPr>
          <w:rFonts w:ascii="Consolas" w:hAnsi="Consolas"/>
          <w:lang w:val="en-GB"/>
        </w:rPr>
        <w:t>cells.direction.A.Y</w:t>
      </w:r>
      <w:proofErr w:type="spellEnd"/>
      <w:r w:rsidR="00732E88" w:rsidRPr="00F71A7C">
        <w:rPr>
          <w:rFonts w:ascii="Consolas" w:hAnsi="Consolas"/>
          <w:lang w:val="en-GB"/>
        </w:rPr>
        <w:t xml:space="preserve"> and </w:t>
      </w:r>
      <w:proofErr w:type="spellStart"/>
      <w:r w:rsidR="00732E88" w:rsidRPr="00F71A7C">
        <w:rPr>
          <w:rFonts w:ascii="Consolas" w:hAnsi="Consolas"/>
          <w:lang w:val="en-GB"/>
        </w:rPr>
        <w:t>cells.direction.A.Z</w:t>
      </w:r>
      <w:proofErr w:type="spellEnd"/>
    </w:p>
    <w:p w14:paraId="34C656B0" w14:textId="0AB28B73" w:rsidR="007B5F87" w:rsidRPr="00F71A7C" w:rsidRDefault="007B5F87" w:rsidP="00A543B9">
      <w:pPr>
        <w:spacing w:after="8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747131" w:rsidRPr="00F71A7C">
        <w:rPr>
          <w:rFonts w:ascii="Consolas" w:hAnsi="Consolas"/>
          <w:b/>
          <w:bCs/>
          <w:lang w:val="en-GB"/>
        </w:rPr>
        <w:t>pos</w:t>
      </w:r>
      <w:proofErr w:type="spellEnd"/>
      <w:r w:rsidR="00DD70C9" w:rsidRPr="00F71A7C">
        <w:rPr>
          <w:lang w:val="en-GB"/>
        </w:rPr>
        <w:t xml:space="preserve"> : </w:t>
      </w:r>
      <w:r w:rsidR="004D2B82" w:rsidRPr="00F71A7C">
        <w:rPr>
          <w:lang w:val="en-GB"/>
        </w:rPr>
        <w:t xml:space="preserve">lists </w:t>
      </w:r>
      <w:r w:rsidR="00B319B3" w:rsidRPr="00F71A7C">
        <w:rPr>
          <w:lang w:val="en-GB"/>
        </w:rPr>
        <w:t xml:space="preserve">X, Y and Z </w:t>
      </w:r>
      <w:r w:rsidR="004D2B82" w:rsidRPr="00F71A7C">
        <w:rPr>
          <w:lang w:val="en-GB"/>
        </w:rPr>
        <w:t xml:space="preserve">of </w:t>
      </w:r>
      <w:r w:rsidR="00C350C6" w:rsidRPr="00F71A7C">
        <w:rPr>
          <w:lang w:val="en-GB"/>
        </w:rPr>
        <w:t xml:space="preserve">the </w:t>
      </w:r>
      <w:r w:rsidR="004D2B82" w:rsidRPr="00F71A7C">
        <w:rPr>
          <w:lang w:val="en-GB"/>
        </w:rPr>
        <w:t xml:space="preserve">positions </w:t>
      </w:r>
      <w:r w:rsidR="00165D17" w:rsidRPr="00F71A7C">
        <w:rPr>
          <w:lang w:val="en-GB"/>
        </w:rPr>
        <w:t>of the approximated cells (ellipsoids)</w:t>
      </w:r>
      <w:r w:rsidR="00A8345D" w:rsidRPr="00F71A7C">
        <w:rPr>
          <w:lang w:val="en-GB"/>
        </w:rPr>
        <w:t>.</w:t>
      </w:r>
    </w:p>
    <w:p w14:paraId="1010B58F" w14:textId="6171106A" w:rsidR="007B5F87" w:rsidRPr="00F71A7C" w:rsidRDefault="007B5F87" w:rsidP="00A543B9">
      <w:pPr>
        <w:spacing w:after="80"/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747131" w:rsidRPr="00F71A7C">
        <w:rPr>
          <w:rFonts w:ascii="Consolas" w:hAnsi="Consolas"/>
          <w:b/>
          <w:bCs/>
          <w:lang w:val="en-GB"/>
        </w:rPr>
        <w:t>distance_to_scan_referential</w:t>
      </w:r>
      <w:proofErr w:type="spellEnd"/>
      <w:r w:rsidR="00F14DEA" w:rsidRPr="00F71A7C">
        <w:rPr>
          <w:lang w:val="en-GB"/>
        </w:rPr>
        <w:t xml:space="preserve"> : </w:t>
      </w:r>
      <w:r w:rsidR="00A44F04" w:rsidRPr="00F71A7C">
        <w:rPr>
          <w:lang w:val="en-GB"/>
        </w:rPr>
        <w:t xml:space="preserve">list [dx </w:t>
      </w:r>
      <w:proofErr w:type="spellStart"/>
      <w:r w:rsidR="00A44F04" w:rsidRPr="00F71A7C">
        <w:rPr>
          <w:lang w:val="en-GB"/>
        </w:rPr>
        <w:t>dy</w:t>
      </w:r>
      <w:proofErr w:type="spellEnd"/>
      <w:r w:rsidR="00A44F04" w:rsidRPr="00F71A7C">
        <w:rPr>
          <w:lang w:val="en-GB"/>
        </w:rPr>
        <w:t xml:space="preserve"> </w:t>
      </w:r>
      <w:proofErr w:type="spellStart"/>
      <w:r w:rsidR="00A44F04" w:rsidRPr="00F71A7C">
        <w:rPr>
          <w:lang w:val="en-GB"/>
        </w:rPr>
        <w:t>dz</w:t>
      </w:r>
      <w:proofErr w:type="spellEnd"/>
      <w:r w:rsidR="00A44F04" w:rsidRPr="00F71A7C">
        <w:rPr>
          <w:lang w:val="en-GB"/>
        </w:rPr>
        <w:t xml:space="preserve">] </w:t>
      </w:r>
      <w:r w:rsidR="0032551B" w:rsidRPr="00F71A7C">
        <w:rPr>
          <w:lang w:val="en-GB"/>
        </w:rPr>
        <w:t>of the distances in the (</w:t>
      </w:r>
      <w:proofErr w:type="spellStart"/>
      <w:r w:rsidR="0032551B" w:rsidRPr="00F71A7C">
        <w:rPr>
          <w:lang w:val="en-GB"/>
        </w:rPr>
        <w:t>x,y,z</w:t>
      </w:r>
      <w:proofErr w:type="spellEnd"/>
      <w:r w:rsidR="0032551B" w:rsidRPr="00F71A7C">
        <w:rPr>
          <w:lang w:val="en-GB"/>
        </w:rPr>
        <w:t>) coordinates system</w:t>
      </w:r>
      <w:r w:rsidR="00B13976" w:rsidRPr="00F71A7C">
        <w:rPr>
          <w:lang w:val="en-GB"/>
        </w:rPr>
        <w:t xml:space="preserve"> to a fixed referential point in the COMSOL model</w:t>
      </w:r>
      <w:r w:rsidR="000215EB" w:rsidRPr="00F71A7C">
        <w:rPr>
          <w:lang w:val="en-GB"/>
        </w:rPr>
        <w:t>.</w:t>
      </w:r>
    </w:p>
    <w:p w14:paraId="1C0CDE69" w14:textId="6CC357A7" w:rsidR="00832EEC" w:rsidRPr="00F71A7C" w:rsidRDefault="008D63E3" w:rsidP="00001CF5">
      <w:pPr>
        <w:ind w:left="720"/>
        <w:jc w:val="both"/>
        <w:rPr>
          <w:lang w:val="en-GB"/>
        </w:rPr>
      </w:pPr>
      <w:proofErr w:type="spellStart"/>
      <w:r w:rsidRPr="00F71A7C">
        <w:rPr>
          <w:rFonts w:ascii="Consolas" w:hAnsi="Consolas"/>
          <w:b/>
          <w:bCs/>
          <w:lang w:val="en-GB"/>
        </w:rPr>
        <w:t>cells.</w:t>
      </w:r>
      <w:r w:rsidR="00747131" w:rsidRPr="00F71A7C">
        <w:rPr>
          <w:rFonts w:ascii="Consolas" w:hAnsi="Consolas"/>
          <w:b/>
          <w:bCs/>
          <w:lang w:val="en-GB"/>
        </w:rPr>
        <w:t>filename</w:t>
      </w:r>
      <w:proofErr w:type="spellEnd"/>
      <w:r w:rsidR="00747131" w:rsidRPr="00F71A7C">
        <w:rPr>
          <w:lang w:val="en-GB"/>
        </w:rPr>
        <w:t xml:space="preserve"> : </w:t>
      </w:r>
      <w:r w:rsidR="00564C0A" w:rsidRPr="00F71A7C">
        <w:rPr>
          <w:lang w:val="en-GB"/>
        </w:rPr>
        <w:t xml:space="preserve">name of the loaded </w:t>
      </w:r>
      <w:proofErr w:type="spellStart"/>
      <w:r w:rsidR="00855E1C" w:rsidRPr="00F71A7C">
        <w:rPr>
          <w:lang w:val="en-GB"/>
        </w:rPr>
        <w:t>Imaris</w:t>
      </w:r>
      <w:proofErr w:type="spellEnd"/>
      <w:r w:rsidR="00855E1C" w:rsidRPr="00F71A7C">
        <w:rPr>
          <w:lang w:val="en-GB"/>
        </w:rPr>
        <w:t xml:space="preserve"> file</w:t>
      </w:r>
      <w:r w:rsidR="00FA2C1C" w:rsidRPr="00F71A7C">
        <w:rPr>
          <w:lang w:val="en-GB"/>
        </w:rPr>
        <w:t>.</w:t>
      </w:r>
    </w:p>
    <w:p w14:paraId="532F131F" w14:textId="0EFEA867" w:rsidR="009E1C2D" w:rsidRPr="00F71A7C" w:rsidRDefault="009E1C2D" w:rsidP="009347C9">
      <w:pPr>
        <w:spacing w:after="0"/>
        <w:jc w:val="both"/>
        <w:rPr>
          <w:lang w:val="en-GB"/>
        </w:rPr>
      </w:pPr>
      <w:bookmarkStart w:id="14" w:name="loadedModel"/>
      <w:proofErr w:type="spellStart"/>
      <w:r w:rsidRPr="00F71A7C">
        <w:rPr>
          <w:rFonts w:ascii="Consolas" w:hAnsi="Consolas"/>
          <w:b/>
          <w:bCs/>
          <w:lang w:val="en-GB"/>
        </w:rPr>
        <w:t>loadedModel</w:t>
      </w:r>
      <w:proofErr w:type="spellEnd"/>
      <w:r w:rsidR="00583BE7" w:rsidRPr="00F71A7C">
        <w:rPr>
          <w:lang w:val="en-GB"/>
        </w:rPr>
        <w:t xml:space="preserve"> </w:t>
      </w:r>
      <w:bookmarkEnd w:id="14"/>
      <w:r w:rsidR="00583BE7" w:rsidRPr="00F71A7C">
        <w:rPr>
          <w:lang w:val="en-GB"/>
        </w:rPr>
        <w:t>(</w:t>
      </w:r>
      <w:r w:rsidR="00486ACA" w:rsidRPr="00F71A7C">
        <w:rPr>
          <w:lang w:val="en-GB"/>
        </w:rPr>
        <w:t>Struct</w:t>
      </w:r>
      <w:r w:rsidR="00374707" w:rsidRPr="00F71A7C">
        <w:rPr>
          <w:lang w:val="en-GB"/>
        </w:rPr>
        <w:t>)</w:t>
      </w:r>
    </w:p>
    <w:p w14:paraId="63578B4D" w14:textId="1F16575D" w:rsidR="006D1587" w:rsidRPr="00F71A7C" w:rsidRDefault="0075604B" w:rsidP="008C13C2">
      <w:pPr>
        <w:ind w:left="720"/>
        <w:rPr>
          <w:lang w:val="en-GB"/>
        </w:rPr>
      </w:pPr>
      <w:r w:rsidRPr="00F71A7C">
        <w:rPr>
          <w:lang w:val="en-GB"/>
        </w:rPr>
        <w:t>Information about the loaded COMSOL model</w:t>
      </w:r>
      <w:r w:rsidR="00A236A7" w:rsidRPr="00F71A7C">
        <w:rPr>
          <w:lang w:val="en-GB"/>
        </w:rPr>
        <w:t xml:space="preserve"> for the microsystem</w:t>
      </w:r>
      <w:r w:rsidR="000E7447" w:rsidRPr="00F71A7C">
        <w:rPr>
          <w:lang w:val="en-GB"/>
        </w:rPr>
        <w:t xml:space="preserve">: </w:t>
      </w:r>
      <w:r w:rsidR="00DC76AC" w:rsidRPr="00F71A7C">
        <w:rPr>
          <w:lang w:val="en-GB"/>
        </w:rPr>
        <w:t>COMSOL model</w:t>
      </w:r>
      <w:r w:rsidR="00EE1D15" w:rsidRPr="00F71A7C">
        <w:rPr>
          <w:lang w:val="en-GB"/>
        </w:rPr>
        <w:t xml:space="preserve"> (</w:t>
      </w:r>
      <w:proofErr w:type="spellStart"/>
      <w:r w:rsidR="003A1344" w:rsidRPr="00F71A7C">
        <w:rPr>
          <w:rFonts w:ascii="Consolas" w:hAnsi="Consolas"/>
          <w:lang w:val="en-GB"/>
        </w:rPr>
        <w:t>loadedModel.</w:t>
      </w:r>
      <w:r w:rsidR="00EE1D15" w:rsidRPr="00F71A7C">
        <w:rPr>
          <w:rFonts w:ascii="Consolas" w:hAnsi="Consolas"/>
          <w:lang w:val="en-GB"/>
        </w:rPr>
        <w:t>model</w:t>
      </w:r>
      <w:proofErr w:type="spellEnd"/>
      <w:r w:rsidR="00EE1D15" w:rsidRPr="00F71A7C">
        <w:rPr>
          <w:lang w:val="en-GB"/>
        </w:rPr>
        <w:t>)</w:t>
      </w:r>
      <w:r w:rsidR="00995BC6" w:rsidRPr="00F71A7C">
        <w:rPr>
          <w:lang w:val="en-GB"/>
        </w:rPr>
        <w:t>, filename</w:t>
      </w:r>
      <w:r w:rsidR="00EE1D15" w:rsidRPr="00F71A7C">
        <w:rPr>
          <w:lang w:val="en-GB"/>
        </w:rPr>
        <w:t xml:space="preserve"> (</w:t>
      </w:r>
      <w:proofErr w:type="spellStart"/>
      <w:r w:rsidR="003A1344" w:rsidRPr="00F71A7C">
        <w:rPr>
          <w:rFonts w:ascii="Consolas" w:hAnsi="Consolas"/>
          <w:lang w:val="en-GB"/>
        </w:rPr>
        <w:t>loadedModel.</w:t>
      </w:r>
      <w:r w:rsidR="00EE1D15" w:rsidRPr="00F71A7C">
        <w:rPr>
          <w:rFonts w:ascii="Consolas" w:hAnsi="Consolas"/>
          <w:lang w:val="en-GB"/>
        </w:rPr>
        <w:t>filename</w:t>
      </w:r>
      <w:proofErr w:type="spellEnd"/>
      <w:r w:rsidR="00EE1D15" w:rsidRPr="00F71A7C">
        <w:rPr>
          <w:lang w:val="en-GB"/>
        </w:rPr>
        <w:t>)</w:t>
      </w:r>
      <w:r w:rsidR="001F3459" w:rsidRPr="00F71A7C">
        <w:rPr>
          <w:lang w:val="en-GB"/>
        </w:rPr>
        <w:t>,</w:t>
      </w:r>
      <w:r w:rsidR="00995BC6" w:rsidRPr="00F71A7C">
        <w:rPr>
          <w:lang w:val="en-GB"/>
        </w:rPr>
        <w:t xml:space="preserve"> and path</w:t>
      </w:r>
      <w:r w:rsidR="00EE1D15" w:rsidRPr="00F71A7C">
        <w:rPr>
          <w:lang w:val="en-GB"/>
        </w:rPr>
        <w:t xml:space="preserve"> (</w:t>
      </w:r>
      <w:proofErr w:type="spellStart"/>
      <w:r w:rsidR="003A1344" w:rsidRPr="00F71A7C">
        <w:rPr>
          <w:rFonts w:ascii="Consolas" w:hAnsi="Consolas"/>
          <w:lang w:val="en-GB"/>
        </w:rPr>
        <w:t>loadedModel.</w:t>
      </w:r>
      <w:r w:rsidR="00EE1D15" w:rsidRPr="00F71A7C">
        <w:rPr>
          <w:rFonts w:ascii="Consolas" w:hAnsi="Consolas"/>
          <w:lang w:val="en-GB"/>
        </w:rPr>
        <w:t>path</w:t>
      </w:r>
      <w:proofErr w:type="spellEnd"/>
      <w:r w:rsidR="00EE1D15" w:rsidRPr="00F71A7C">
        <w:rPr>
          <w:lang w:val="en-GB"/>
        </w:rPr>
        <w:t>)</w:t>
      </w:r>
      <w:r w:rsidR="009A78D4" w:rsidRPr="00F71A7C">
        <w:rPr>
          <w:lang w:val="en-GB"/>
        </w:rPr>
        <w:t>.</w:t>
      </w:r>
      <w:r w:rsidR="00DC76AC" w:rsidRPr="00F71A7C">
        <w:rPr>
          <w:lang w:val="en-GB"/>
        </w:rPr>
        <w:t xml:space="preserve"> </w:t>
      </w:r>
    </w:p>
    <w:p w14:paraId="265F2BE6" w14:textId="24338EC2" w:rsidR="009E1C2D" w:rsidRPr="00F71A7C" w:rsidRDefault="002C7E98" w:rsidP="009347C9">
      <w:pPr>
        <w:spacing w:after="0"/>
        <w:jc w:val="both"/>
        <w:rPr>
          <w:lang w:val="en-GB"/>
        </w:rPr>
      </w:pPr>
      <w:bookmarkStart w:id="15" w:name="lastAxisClicked"/>
      <w:proofErr w:type="spellStart"/>
      <w:r w:rsidRPr="00F71A7C">
        <w:rPr>
          <w:rFonts w:ascii="Consolas" w:hAnsi="Consolas"/>
          <w:b/>
          <w:bCs/>
          <w:lang w:val="en-GB"/>
        </w:rPr>
        <w:t>lastAxisClicked</w:t>
      </w:r>
      <w:proofErr w:type="spellEnd"/>
      <w:r w:rsidR="00374707" w:rsidRPr="00F71A7C">
        <w:rPr>
          <w:lang w:val="en-GB"/>
        </w:rPr>
        <w:t xml:space="preserve"> </w:t>
      </w:r>
      <w:bookmarkEnd w:id="15"/>
      <w:r w:rsidR="00374707" w:rsidRPr="00F71A7C">
        <w:rPr>
          <w:lang w:val="en-GB"/>
        </w:rPr>
        <w:t>(</w:t>
      </w:r>
      <w:proofErr w:type="spellStart"/>
      <w:r w:rsidR="00D82635" w:rsidRPr="00F71A7C">
        <w:rPr>
          <w:lang w:val="en-GB"/>
        </w:rPr>
        <w:t>UIAxes</w:t>
      </w:r>
      <w:proofErr w:type="spellEnd"/>
      <w:r w:rsidR="00D82635" w:rsidRPr="00F71A7C">
        <w:rPr>
          <w:lang w:val="en-GB"/>
        </w:rPr>
        <w:t>)</w:t>
      </w:r>
    </w:p>
    <w:p w14:paraId="283F553F" w14:textId="66A8F853" w:rsidR="004E772B" w:rsidRPr="00F71A7C" w:rsidRDefault="004E772B" w:rsidP="000056A0">
      <w:pPr>
        <w:jc w:val="both"/>
        <w:rPr>
          <w:lang w:val="en-GB"/>
        </w:rPr>
      </w:pPr>
      <w:r w:rsidRPr="00F71A7C">
        <w:rPr>
          <w:lang w:val="en-GB"/>
        </w:rPr>
        <w:tab/>
      </w:r>
      <w:r w:rsidR="000D41F4" w:rsidRPr="00F71A7C">
        <w:rPr>
          <w:lang w:val="en-GB"/>
        </w:rPr>
        <w:t xml:space="preserve">Axes Object that has been lastly </w:t>
      </w:r>
      <w:r w:rsidR="00C85023" w:rsidRPr="00F71A7C">
        <w:rPr>
          <w:lang w:val="en-GB"/>
        </w:rPr>
        <w:t>right clicked on.</w:t>
      </w:r>
    </w:p>
    <w:p w14:paraId="330DB35C" w14:textId="2B32E2EF" w:rsidR="00BF77DC" w:rsidRPr="00F71A7C" w:rsidRDefault="002C7E98" w:rsidP="00BF77DC">
      <w:pPr>
        <w:spacing w:after="0"/>
        <w:rPr>
          <w:lang w:val="en-GB"/>
        </w:rPr>
      </w:pPr>
      <w:bookmarkStart w:id="16" w:name="lastResultFoldername"/>
      <w:proofErr w:type="spellStart"/>
      <w:r w:rsidRPr="00F71A7C">
        <w:rPr>
          <w:rFonts w:ascii="Consolas" w:hAnsi="Consolas"/>
          <w:b/>
          <w:bCs/>
          <w:lang w:val="en-GB"/>
        </w:rPr>
        <w:t>lastResultFoldername</w:t>
      </w:r>
      <w:proofErr w:type="spellEnd"/>
      <w:r w:rsidR="00357454" w:rsidRPr="00F71A7C">
        <w:rPr>
          <w:lang w:val="en-GB"/>
        </w:rPr>
        <w:t xml:space="preserve"> </w:t>
      </w:r>
      <w:bookmarkEnd w:id="16"/>
      <w:r w:rsidR="00357454" w:rsidRPr="00F71A7C">
        <w:rPr>
          <w:lang w:val="en-GB"/>
        </w:rPr>
        <w:t>(</w:t>
      </w:r>
      <w:r w:rsidR="00786425" w:rsidRPr="00F71A7C">
        <w:rPr>
          <w:lang w:val="en-GB"/>
        </w:rPr>
        <w:t>S</w:t>
      </w:r>
      <w:r w:rsidR="00E81275" w:rsidRPr="00F71A7C">
        <w:rPr>
          <w:lang w:val="en-GB"/>
        </w:rPr>
        <w:t>tring)</w:t>
      </w:r>
    </w:p>
    <w:p w14:paraId="5B11842A" w14:textId="2B10FE64" w:rsidR="00BF77DC" w:rsidRPr="00F71A7C" w:rsidRDefault="00401B8A" w:rsidP="00572283">
      <w:pPr>
        <w:spacing w:after="0"/>
        <w:ind w:left="720"/>
        <w:rPr>
          <w:lang w:val="en-GB"/>
        </w:rPr>
      </w:pPr>
      <w:r w:rsidRPr="00F71A7C">
        <w:rPr>
          <w:lang w:val="en-GB"/>
        </w:rPr>
        <w:t xml:space="preserve">Name of the last </w:t>
      </w:r>
      <w:r w:rsidR="00D63659" w:rsidRPr="00F71A7C">
        <w:rPr>
          <w:lang w:val="en-GB"/>
        </w:rPr>
        <w:t>result</w:t>
      </w:r>
      <w:r w:rsidR="002E0668" w:rsidRPr="00F71A7C">
        <w:rPr>
          <w:lang w:val="en-GB"/>
        </w:rPr>
        <w:t xml:space="preserve"> folder generated by the </w:t>
      </w:r>
      <w:r w:rsidR="002A46C7" w:rsidRPr="00F71A7C">
        <w:rPr>
          <w:lang w:val="en-GB"/>
        </w:rPr>
        <w:t xml:space="preserve">simulation and containing the </w:t>
      </w:r>
      <w:proofErr w:type="spellStart"/>
      <w:r w:rsidR="002A46C7" w:rsidRPr="00F71A7C">
        <w:rPr>
          <w:lang w:val="en-GB"/>
        </w:rPr>
        <w:t>spi</w:t>
      </w:r>
      <w:proofErr w:type="spellEnd"/>
      <w:r w:rsidR="002A46C7" w:rsidRPr="00F71A7C">
        <w:rPr>
          <w:lang w:val="en-GB"/>
        </w:rPr>
        <w:t xml:space="preserve">, </w:t>
      </w:r>
      <w:proofErr w:type="spellStart"/>
      <w:r w:rsidR="002A46C7" w:rsidRPr="00F71A7C">
        <w:rPr>
          <w:lang w:val="en-GB"/>
        </w:rPr>
        <w:t>spi_cou</w:t>
      </w:r>
      <w:proofErr w:type="spellEnd"/>
      <w:r w:rsidR="002A46C7" w:rsidRPr="00F71A7C">
        <w:rPr>
          <w:lang w:val="en-GB"/>
        </w:rPr>
        <w:t xml:space="preserve"> or fig files.</w:t>
      </w:r>
    </w:p>
    <w:p w14:paraId="3E061CA0" w14:textId="77777777" w:rsidR="00036675" w:rsidRPr="00F71A7C" w:rsidRDefault="00036675" w:rsidP="00036675">
      <w:pPr>
        <w:spacing w:after="0"/>
        <w:jc w:val="both"/>
        <w:rPr>
          <w:lang w:val="en-GB"/>
        </w:rPr>
      </w:pPr>
    </w:p>
    <w:p w14:paraId="6AE50521" w14:textId="159139E4" w:rsidR="006725D0" w:rsidRPr="00F71A7C" w:rsidRDefault="00AD42DF" w:rsidP="00455CF3">
      <w:pPr>
        <w:pStyle w:val="Titre2numrot"/>
        <w:spacing w:before="0" w:after="120"/>
        <w:ind w:left="714" w:hanging="357"/>
        <w:rPr>
          <w:szCs w:val="28"/>
        </w:rPr>
      </w:pPr>
      <w:bookmarkStart w:id="17" w:name="_Toc70586193"/>
      <w:bookmarkStart w:id="18" w:name="_Toc70596279"/>
      <w:r w:rsidRPr="00F71A7C">
        <w:rPr>
          <w:szCs w:val="28"/>
        </w:rPr>
        <w:t>Methods</w:t>
      </w:r>
      <w:bookmarkEnd w:id="17"/>
      <w:bookmarkEnd w:id="18"/>
    </w:p>
    <w:p w14:paraId="2EC4BCF4" w14:textId="12BA2555" w:rsidR="00747605" w:rsidRPr="00F71A7C" w:rsidRDefault="00B1070B" w:rsidP="00CD14A2">
      <w:pPr>
        <w:spacing w:after="0"/>
        <w:jc w:val="both"/>
        <w:rPr>
          <w:lang w:val="en-GB"/>
        </w:rPr>
      </w:pPr>
      <w:r w:rsidRPr="00F71A7C">
        <w:rPr>
          <w:lang w:val="en-GB"/>
        </w:rPr>
        <w:t>The created methods are public for simplicity</w:t>
      </w:r>
      <w:r w:rsidR="008214B7" w:rsidRPr="00F71A7C">
        <w:rPr>
          <w:lang w:val="en-GB"/>
        </w:rPr>
        <w:t xml:space="preserve">. </w:t>
      </w:r>
      <w:r w:rsidR="00051914" w:rsidRPr="00F71A7C">
        <w:rPr>
          <w:lang w:val="en-GB"/>
        </w:rPr>
        <w:t>Moreover, t</w:t>
      </w:r>
      <w:r w:rsidRPr="00F71A7C">
        <w:rPr>
          <w:lang w:val="en-GB"/>
        </w:rPr>
        <w:t>he app is always an input parameter of all methods</w:t>
      </w:r>
      <w:r w:rsidR="000952BA" w:rsidRPr="00F71A7C">
        <w:rPr>
          <w:lang w:val="en-GB"/>
        </w:rPr>
        <w:t xml:space="preserve"> </w:t>
      </w:r>
      <w:r w:rsidR="006615CB" w:rsidRPr="00F71A7C">
        <w:rPr>
          <w:lang w:val="en-GB"/>
        </w:rPr>
        <w:t>as it is mandatory</w:t>
      </w:r>
      <w:r w:rsidR="00FA4C04" w:rsidRPr="00F71A7C">
        <w:rPr>
          <w:lang w:val="en-GB"/>
        </w:rPr>
        <w:t xml:space="preserve">. </w:t>
      </w:r>
      <w:r w:rsidR="00FD4E35" w:rsidRPr="00F71A7C">
        <w:rPr>
          <w:lang w:val="en-GB"/>
        </w:rPr>
        <w:t>It</w:t>
      </w:r>
      <w:r w:rsidR="006615CB" w:rsidRPr="00F71A7C">
        <w:rPr>
          <w:lang w:val="en-GB"/>
        </w:rPr>
        <w:t xml:space="preserve"> specif</w:t>
      </w:r>
      <w:r w:rsidR="00FD4E35" w:rsidRPr="00F71A7C">
        <w:rPr>
          <w:lang w:val="en-GB"/>
        </w:rPr>
        <w:t xml:space="preserve">ies </w:t>
      </w:r>
      <w:r w:rsidR="00B85FC2" w:rsidRPr="00F71A7C">
        <w:rPr>
          <w:lang w:val="en-GB"/>
        </w:rPr>
        <w:t>the instanc</w:t>
      </w:r>
      <w:r w:rsidR="00515BB4" w:rsidRPr="00F71A7C">
        <w:rPr>
          <w:lang w:val="en-GB"/>
        </w:rPr>
        <w:t>e</w:t>
      </w:r>
      <w:r w:rsidR="00B85FC2" w:rsidRPr="00F71A7C">
        <w:rPr>
          <w:lang w:val="en-GB"/>
        </w:rPr>
        <w:t xml:space="preserve"> </w:t>
      </w:r>
      <w:r w:rsidR="00FC602C" w:rsidRPr="00F71A7C">
        <w:rPr>
          <w:lang w:val="en-GB"/>
        </w:rPr>
        <w:t xml:space="preserve">of the </w:t>
      </w:r>
      <w:proofErr w:type="spellStart"/>
      <w:r w:rsidR="00314A1F" w:rsidRPr="00F71A7C">
        <w:rPr>
          <w:lang w:val="en-GB"/>
        </w:rPr>
        <w:t>biocad</w:t>
      </w:r>
      <w:proofErr w:type="spellEnd"/>
      <w:r w:rsidR="00314A1F" w:rsidRPr="00F71A7C">
        <w:rPr>
          <w:lang w:val="en-GB"/>
        </w:rPr>
        <w:t xml:space="preserve"> app</w:t>
      </w:r>
      <w:r w:rsidR="00C92D27" w:rsidRPr="00F71A7C">
        <w:rPr>
          <w:lang w:val="en-GB"/>
        </w:rPr>
        <w:t xml:space="preserve"> (self app)</w:t>
      </w:r>
      <w:r w:rsidR="00230AD1" w:rsidRPr="00F71A7C">
        <w:rPr>
          <w:lang w:val="en-GB"/>
        </w:rPr>
        <w:t xml:space="preserve"> </w:t>
      </w:r>
      <w:r w:rsidR="00C53E5B" w:rsidRPr="00F71A7C">
        <w:rPr>
          <w:lang w:val="en-GB"/>
        </w:rPr>
        <w:t>as a reference.</w:t>
      </w:r>
      <w:r w:rsidR="00D359D3" w:rsidRPr="00F71A7C">
        <w:rPr>
          <w:lang w:val="en-GB"/>
        </w:rPr>
        <w:t xml:space="preserve"> </w:t>
      </w:r>
    </w:p>
    <w:p w14:paraId="6C6527B0" w14:textId="77777777" w:rsidR="00EB369B" w:rsidRPr="00F71A7C" w:rsidRDefault="00EB369B" w:rsidP="00EB369B">
      <w:pPr>
        <w:spacing w:after="0"/>
        <w:jc w:val="both"/>
        <w:rPr>
          <w:lang w:val="en-GB"/>
        </w:rPr>
      </w:pPr>
    </w:p>
    <w:p w14:paraId="2E4F28F9" w14:textId="21A6176B" w:rsidR="00065376" w:rsidRPr="00F71A7C" w:rsidRDefault="00065376" w:rsidP="00065376">
      <w:pPr>
        <w:pBdr>
          <w:bottom w:val="single" w:sz="6" w:space="1" w:color="auto"/>
        </w:pBdr>
        <w:spacing w:before="120" w:after="0" w:line="256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initCells</w:t>
      </w:r>
      <w:proofErr w:type="spellEnd"/>
    </w:p>
    <w:p w14:paraId="2DE3A2CA" w14:textId="46A0EFCF" w:rsidR="00065376" w:rsidRPr="00F71A7C" w:rsidRDefault="00D52B80" w:rsidP="00065376">
      <w:pPr>
        <w:spacing w:before="120" w:after="0" w:line="256" w:lineRule="auto"/>
        <w:rPr>
          <w:ins w:id="19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Initialize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cells property as a struct</w:t>
      </w:r>
      <w:r w:rsidR="00065376" w:rsidRPr="00F71A7C">
        <w:rPr>
          <w:rFonts w:ascii="Calibri" w:eastAsia="Calibri" w:hAnsi="Calibri" w:cs="Arial"/>
          <w:lang w:val="en-GB"/>
        </w:rPr>
        <w:t>.</w:t>
      </w:r>
    </w:p>
    <w:p w14:paraId="10E8DA0E" w14:textId="77777777" w:rsidR="00065376" w:rsidRPr="00F71A7C" w:rsidRDefault="00065376" w:rsidP="00065376">
      <w:pPr>
        <w:spacing w:after="0" w:line="256" w:lineRule="auto"/>
        <w:rPr>
          <w:ins w:id="20" w:author="Modifications depuis 1.0" w:date="2021-04-26T14:31:00Z"/>
          <w:rFonts w:ascii="Calibri" w:eastAsia="Calibri" w:hAnsi="Calibri" w:cs="Arial"/>
          <w:lang w:val="en-GB"/>
        </w:rPr>
      </w:pPr>
    </w:p>
    <w:p w14:paraId="5002072E" w14:textId="77777777" w:rsidR="00065376" w:rsidRPr="00F71A7C" w:rsidRDefault="00065376" w:rsidP="00065376">
      <w:pPr>
        <w:spacing w:after="0" w:line="256" w:lineRule="auto"/>
        <w:rPr>
          <w:rFonts w:ascii="Consolas" w:hAnsi="Consolas" w:cs="Helvetica"/>
          <w:b/>
          <w:i/>
          <w:color w:val="ED7D31" w:themeColor="accent2"/>
          <w:lang w:val="en-GB"/>
        </w:rPr>
      </w:pPr>
      <w:ins w:id="21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 xml:space="preserve">Syntax </w:t>
        </w:r>
      </w:ins>
    </w:p>
    <w:p w14:paraId="78DA3D1C" w14:textId="65C8F03C" w:rsidR="00065376" w:rsidRPr="00F71A7C" w:rsidRDefault="006E4B20" w:rsidP="00065376">
      <w:pPr>
        <w:spacing w:after="0" w:line="256" w:lineRule="auto"/>
        <w:rPr>
          <w:rFonts w:ascii="Consolas" w:hAnsi="Consolas" w:cs="Helvetica"/>
          <w:sz w:val="20"/>
          <w:szCs w:val="20"/>
          <w:lang w:val="en-GB"/>
        </w:rPr>
      </w:pPr>
      <w:proofErr w:type="spellStart"/>
      <w:r w:rsidRPr="00F71A7C">
        <w:rPr>
          <w:rFonts w:ascii="Consolas" w:hAnsi="Consolas" w:cs="Helvetica"/>
          <w:sz w:val="20"/>
          <w:szCs w:val="20"/>
          <w:lang w:val="en-GB"/>
        </w:rPr>
        <w:t>initCells</w:t>
      </w:r>
      <w:proofErr w:type="spellEnd"/>
      <w:ins w:id="22" w:author="Modifications depuis 1.0" w:date="2021-04-26T14:31:00Z">
        <w:r w:rsidR="00065376" w:rsidRPr="00F71A7C">
          <w:rPr>
            <w:rFonts w:ascii="Consolas" w:hAnsi="Consolas" w:cs="Helvetica"/>
            <w:sz w:val="20"/>
            <w:szCs w:val="20"/>
            <w:lang w:val="en-GB"/>
          </w:rPr>
          <w:t>(app)</w:t>
        </w:r>
      </w:ins>
    </w:p>
    <w:p w14:paraId="67674D5C" w14:textId="77777777" w:rsidR="00065376" w:rsidRPr="00F71A7C" w:rsidRDefault="00065376" w:rsidP="00065376">
      <w:pPr>
        <w:spacing w:after="0" w:line="256" w:lineRule="auto"/>
        <w:rPr>
          <w:rFonts w:ascii="Consolas" w:hAnsi="Consolas" w:cs="Helvetica"/>
          <w:sz w:val="20"/>
          <w:szCs w:val="20"/>
          <w:lang w:val="en-GB"/>
        </w:rPr>
      </w:pPr>
    </w:p>
    <w:p w14:paraId="010FBBBC" w14:textId="77777777" w:rsidR="00065376" w:rsidRPr="00F71A7C" w:rsidRDefault="00065376" w:rsidP="00065376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196AF998" w14:textId="20E2169E" w:rsidR="00065376" w:rsidRPr="00F71A7C" w:rsidRDefault="00985BC9" w:rsidP="00065376">
      <w:pPr>
        <w:numPr>
          <w:ilvl w:val="0"/>
          <w:numId w:val="9"/>
        </w:numPr>
        <w:spacing w:line="256" w:lineRule="auto"/>
        <w:contextualSpacing/>
        <w:rPr>
          <w:rFonts w:ascii="Consolas" w:eastAsia="Calibri" w:hAnsi="Consolas" w:cs="Arial"/>
          <w:sz w:val="20"/>
          <w:lang w:val="en-GB"/>
        </w:rPr>
      </w:pPr>
      <w:r w:rsidRPr="00F71A7C">
        <w:rPr>
          <w:rFonts w:ascii="Calibri" w:eastAsia="Calibri" w:hAnsi="Calibri" w:cs="Arial"/>
          <w:lang w:val="en-GB"/>
        </w:rPr>
        <w:t xml:space="preserve">Resets the fields of the </w:t>
      </w:r>
      <w:r w:rsidRPr="00F71A7C">
        <w:rPr>
          <w:rStyle w:val="CodeCar"/>
        </w:rPr>
        <w:t>cells</w:t>
      </w:r>
      <w:r w:rsidRPr="00F71A7C">
        <w:rPr>
          <w:rFonts w:ascii="Calibri" w:eastAsia="Calibri" w:hAnsi="Calibri" w:cs="Arial"/>
          <w:lang w:val="en-GB"/>
        </w:rPr>
        <w:t xml:space="preserve"> struct to default values.</w:t>
      </w:r>
    </w:p>
    <w:p w14:paraId="24907CF6" w14:textId="679B30B9" w:rsidR="002A5E3C" w:rsidRPr="00F71A7C" w:rsidRDefault="002A5E3C" w:rsidP="002A5E3C">
      <w:pPr>
        <w:spacing w:after="0"/>
        <w:jc w:val="both"/>
        <w:rPr>
          <w:lang w:val="en-GB"/>
        </w:rPr>
      </w:pPr>
    </w:p>
    <w:p w14:paraId="4393CBD1" w14:textId="2A63BE12" w:rsidR="00652696" w:rsidRPr="00F71A7C" w:rsidRDefault="00836D51" w:rsidP="00652696">
      <w:pPr>
        <w:pBdr>
          <w:bottom w:val="single" w:sz="6" w:space="1" w:color="auto"/>
        </w:pBdr>
        <w:spacing w:before="120" w:after="0" w:line="254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23" w:name="getChildren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getChildren</w:t>
      </w:r>
      <w:proofErr w:type="spellEnd"/>
    </w:p>
    <w:bookmarkEnd w:id="23"/>
    <w:p w14:paraId="17FEDB08" w14:textId="75472D47" w:rsidR="00705191" w:rsidRPr="00F71A7C" w:rsidRDefault="00B67A09" w:rsidP="00652696">
      <w:pPr>
        <w:spacing w:before="120" w:after="0" w:line="254" w:lineRule="auto"/>
        <w:rPr>
          <w:ins w:id="24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Recursively</w:t>
      </w:r>
      <w:r w:rsidR="001A638B" w:rsidRPr="00F71A7C">
        <w:rPr>
          <w:rFonts w:ascii="Calibri" w:eastAsia="Calibri" w:hAnsi="Calibri" w:cs="Arial"/>
          <w:lang w:val="en-GB"/>
        </w:rPr>
        <w:t xml:space="preserve"> g</w:t>
      </w:r>
      <w:r w:rsidR="00652696" w:rsidRPr="00F71A7C">
        <w:rPr>
          <w:rFonts w:ascii="Calibri" w:eastAsia="Calibri" w:hAnsi="Calibri" w:cs="Arial"/>
          <w:lang w:val="en-GB"/>
        </w:rPr>
        <w:t>et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="009F5E11" w:rsidRPr="00F71A7C">
        <w:rPr>
          <w:rFonts w:ascii="Calibri" w:eastAsia="Calibri" w:hAnsi="Calibri" w:cs="Arial"/>
          <w:lang w:val="en-GB"/>
        </w:rPr>
        <w:t xml:space="preserve"> all </w:t>
      </w:r>
      <w:proofErr w:type="spellStart"/>
      <w:r w:rsidR="009F5E11" w:rsidRPr="00F71A7C">
        <w:rPr>
          <w:rFonts w:ascii="Calibri" w:eastAsia="Calibri" w:hAnsi="Calibri" w:cs="Arial"/>
          <w:lang w:val="en-GB"/>
        </w:rPr>
        <w:t>ui</w:t>
      </w:r>
      <w:proofErr w:type="spellEnd"/>
      <w:r w:rsidR="009F5E11" w:rsidRPr="00F71A7C">
        <w:rPr>
          <w:rFonts w:ascii="Calibri" w:eastAsia="Calibri" w:hAnsi="Calibri" w:cs="Arial"/>
          <w:lang w:val="en-GB"/>
        </w:rPr>
        <w:t xml:space="preserve"> children of a given parent that has the given </w:t>
      </w:r>
      <w:proofErr w:type="spellStart"/>
      <w:r w:rsidR="009F5E11" w:rsidRPr="00F71A7C">
        <w:rPr>
          <w:rFonts w:ascii="Calibri" w:eastAsia="Calibri" w:hAnsi="Calibri" w:cs="Arial"/>
          <w:lang w:val="en-GB"/>
        </w:rPr>
        <w:t>ui</w:t>
      </w:r>
      <w:proofErr w:type="spellEnd"/>
      <w:r w:rsidR="009F5E11" w:rsidRPr="00F71A7C">
        <w:rPr>
          <w:rFonts w:ascii="Calibri" w:eastAsia="Calibri" w:hAnsi="Calibri" w:cs="Arial"/>
          <w:lang w:val="en-GB"/>
        </w:rPr>
        <w:t xml:space="preserve"> type.</w:t>
      </w:r>
    </w:p>
    <w:p w14:paraId="27258E09" w14:textId="77777777" w:rsidR="003B0D8E" w:rsidRPr="00F71A7C" w:rsidRDefault="003B0D8E" w:rsidP="00652696">
      <w:pPr>
        <w:spacing w:after="0" w:line="254" w:lineRule="auto"/>
        <w:rPr>
          <w:ins w:id="25" w:author="Modifications depuis 1.0" w:date="2021-04-26T14:31:00Z"/>
          <w:rFonts w:ascii="Calibri" w:eastAsia="Calibri" w:hAnsi="Calibri" w:cs="Arial"/>
          <w:lang w:val="en-GB"/>
        </w:rPr>
      </w:pPr>
    </w:p>
    <w:p w14:paraId="66C6B7B9" w14:textId="77777777" w:rsidR="00296807" w:rsidRPr="00F71A7C" w:rsidRDefault="00296807" w:rsidP="00652696">
      <w:pPr>
        <w:spacing w:after="0" w:line="254" w:lineRule="auto"/>
        <w:rPr>
          <w:rFonts w:ascii="Consolas" w:hAnsi="Consolas" w:cs="Helvetica"/>
          <w:b/>
          <w:i/>
          <w:color w:val="ED7D31" w:themeColor="accent2"/>
          <w:lang w:val="en-GB"/>
        </w:rPr>
      </w:pPr>
      <w:ins w:id="26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 xml:space="preserve">Syntax </w:t>
        </w:r>
      </w:ins>
    </w:p>
    <w:p w14:paraId="708326D8" w14:textId="60053A2C" w:rsidR="00296807" w:rsidRPr="00F71A7C" w:rsidRDefault="00575E55" w:rsidP="00652696">
      <w:pPr>
        <w:spacing w:after="0" w:line="254" w:lineRule="auto"/>
        <w:rPr>
          <w:rFonts w:ascii="Consolas" w:hAnsi="Consolas" w:cs="Helvetica"/>
          <w:sz w:val="20"/>
          <w:szCs w:val="20"/>
          <w:lang w:val="en-GB"/>
        </w:rPr>
      </w:pPr>
      <w:r w:rsidRPr="00F71A7C">
        <w:rPr>
          <w:rFonts w:ascii="Consolas" w:hAnsi="Consolas" w:cs="Helvetica"/>
          <w:sz w:val="20"/>
          <w:szCs w:val="20"/>
          <w:lang w:val="en-GB"/>
        </w:rPr>
        <w:t xml:space="preserve">[components] = </w:t>
      </w:r>
      <w:proofErr w:type="spellStart"/>
      <w:r w:rsidR="00836D51" w:rsidRPr="00F71A7C">
        <w:rPr>
          <w:rFonts w:ascii="Consolas" w:hAnsi="Consolas" w:cs="Helvetica"/>
          <w:sz w:val="20"/>
          <w:szCs w:val="20"/>
          <w:lang w:val="en-GB"/>
        </w:rPr>
        <w:t>getChildren</w:t>
      </w:r>
      <w:proofErr w:type="spellEnd"/>
      <w:ins w:id="27" w:author="Modifications depuis 1.0" w:date="2021-04-26T14:31:00Z">
        <w:r w:rsidR="00296807" w:rsidRPr="00F71A7C">
          <w:rPr>
            <w:rFonts w:ascii="Consolas" w:hAnsi="Consolas" w:cs="Helvetica"/>
            <w:sz w:val="20"/>
            <w:szCs w:val="20"/>
            <w:lang w:val="en-GB"/>
          </w:rPr>
          <w:t>(app</w:t>
        </w:r>
      </w:ins>
      <w:r w:rsidR="00ED7DB9" w:rsidRPr="00F71A7C">
        <w:rPr>
          <w:rFonts w:ascii="Consolas" w:hAnsi="Consolas" w:cs="Helvetica"/>
          <w:sz w:val="20"/>
          <w:szCs w:val="20"/>
          <w:lang w:val="en-GB"/>
        </w:rPr>
        <w:t>, parent, type</w:t>
      </w:r>
      <w:ins w:id="28" w:author="Modifications depuis 1.0" w:date="2021-04-26T14:31:00Z">
        <w:r w:rsidR="00296807" w:rsidRPr="00F71A7C">
          <w:rPr>
            <w:rFonts w:ascii="Consolas" w:hAnsi="Consolas" w:cs="Helvetica"/>
            <w:sz w:val="20"/>
            <w:szCs w:val="20"/>
            <w:lang w:val="en-GB"/>
          </w:rPr>
          <w:t>)</w:t>
        </w:r>
      </w:ins>
      <w:r w:rsidR="001430DC" w:rsidRPr="00F71A7C">
        <w:rPr>
          <w:rFonts w:ascii="Consolas" w:hAnsi="Consolas" w:cs="Helvetica"/>
          <w:sz w:val="20"/>
          <w:szCs w:val="20"/>
          <w:lang w:val="en-GB"/>
        </w:rPr>
        <w:t xml:space="preserve"> </w:t>
      </w:r>
    </w:p>
    <w:p w14:paraId="72762939" w14:textId="77777777" w:rsidR="00296807" w:rsidRPr="00F71A7C" w:rsidRDefault="00296807" w:rsidP="00652696">
      <w:pPr>
        <w:spacing w:after="0" w:line="254" w:lineRule="auto"/>
        <w:rPr>
          <w:rFonts w:ascii="Consolas" w:hAnsi="Consolas" w:cs="Helvetica"/>
          <w:sz w:val="20"/>
          <w:szCs w:val="20"/>
          <w:lang w:val="en-GB"/>
        </w:rPr>
      </w:pPr>
    </w:p>
    <w:p w14:paraId="3A185A2E" w14:textId="2EE21778" w:rsidR="00296807" w:rsidRPr="00F71A7C" w:rsidRDefault="00836D51" w:rsidP="00652696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Example</w:t>
      </w:r>
    </w:p>
    <w:p w14:paraId="2DB64934" w14:textId="03173997" w:rsidR="00C00554" w:rsidRPr="00F71A7C" w:rsidRDefault="002C0D6E" w:rsidP="00B8572B">
      <w:pPr>
        <w:pStyle w:val="Code"/>
      </w:pPr>
      <w:proofErr w:type="spellStart"/>
      <w:r w:rsidRPr="00F71A7C">
        <w:t>uiAxes</w:t>
      </w:r>
      <w:proofErr w:type="spellEnd"/>
      <w:r w:rsidRPr="00F71A7C">
        <w:t xml:space="preserve"> = </w:t>
      </w:r>
      <w:proofErr w:type="spellStart"/>
      <w:r w:rsidRPr="00F71A7C">
        <w:t>getChildren</w:t>
      </w:r>
      <w:proofErr w:type="spellEnd"/>
      <w:r w:rsidRPr="00F71A7C">
        <w:t xml:space="preserve">(app, </w:t>
      </w:r>
      <w:proofErr w:type="spellStart"/>
      <w:r w:rsidRPr="00F71A7C">
        <w:t>app.SpicePlotsTab</w:t>
      </w:r>
      <w:proofErr w:type="spellEnd"/>
      <w:r w:rsidRPr="00F71A7C">
        <w:t xml:space="preserve">, </w:t>
      </w:r>
      <w:r w:rsidRPr="00F71A7C">
        <w:rPr>
          <w:color w:val="CC00FF"/>
        </w:rPr>
        <w:t>"axes"</w:t>
      </w:r>
      <w:r w:rsidRPr="00F71A7C">
        <w:t xml:space="preserve">); </w:t>
      </w:r>
    </w:p>
    <w:p w14:paraId="7A758C9E" w14:textId="0F352FFB" w:rsidR="00F70AF8" w:rsidRPr="00F71A7C" w:rsidRDefault="00247E2D" w:rsidP="00F70AF8">
      <w:pPr>
        <w:rPr>
          <w:lang w:val="en-GB"/>
        </w:rPr>
      </w:pPr>
      <w:r w:rsidRPr="00F71A7C">
        <w:rPr>
          <w:lang w:val="en-GB"/>
        </w:rPr>
        <w:t xml:space="preserve">Returns all </w:t>
      </w:r>
      <w:r w:rsidR="00470A7F" w:rsidRPr="00F71A7C">
        <w:rPr>
          <w:lang w:val="en-GB"/>
        </w:rPr>
        <w:t xml:space="preserve">objects of type </w:t>
      </w:r>
      <w:r w:rsidR="001D5AAE" w:rsidRPr="00F71A7C">
        <w:rPr>
          <w:rStyle w:val="CodeCar"/>
        </w:rPr>
        <w:t>"</w:t>
      </w:r>
      <w:r w:rsidR="00470A7F" w:rsidRPr="00F71A7C">
        <w:rPr>
          <w:rStyle w:val="CodeCar"/>
        </w:rPr>
        <w:t>axes</w:t>
      </w:r>
      <w:r w:rsidR="001D5AAE" w:rsidRPr="00F71A7C">
        <w:rPr>
          <w:rStyle w:val="CodeCar"/>
        </w:rPr>
        <w:t xml:space="preserve">" </w:t>
      </w:r>
      <w:r w:rsidR="001D5AAE" w:rsidRPr="00F71A7C">
        <w:rPr>
          <w:lang w:val="en-GB"/>
        </w:rPr>
        <w:t xml:space="preserve">that are children of the Spice Plots Tab. Returns axes in the </w:t>
      </w:r>
      <w:proofErr w:type="spellStart"/>
      <w:r w:rsidR="001D5AAE" w:rsidRPr="00F71A7C">
        <w:rPr>
          <w:lang w:val="en-GB"/>
        </w:rPr>
        <w:t>uiAxes</w:t>
      </w:r>
      <w:proofErr w:type="spellEnd"/>
      <w:r w:rsidR="001D5AAE" w:rsidRPr="00F71A7C">
        <w:rPr>
          <w:lang w:val="en-GB"/>
        </w:rPr>
        <w:t xml:space="preserve"> variable.</w:t>
      </w:r>
    </w:p>
    <w:p w14:paraId="44289E08" w14:textId="77777777" w:rsidR="00997297" w:rsidRPr="00F71A7C" w:rsidRDefault="00997297" w:rsidP="00247E2D">
      <w:pPr>
        <w:rPr>
          <w:lang w:val="en-GB"/>
        </w:rPr>
      </w:pPr>
    </w:p>
    <w:p w14:paraId="303A13E1" w14:textId="3140A20F" w:rsidR="00997297" w:rsidRPr="00F71A7C" w:rsidRDefault="00997297" w:rsidP="00997297">
      <w:pPr>
        <w:pBdr>
          <w:bottom w:val="single" w:sz="6" w:space="1" w:color="auto"/>
        </w:pBdr>
        <w:spacing w:before="120" w:after="0" w:line="254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29" w:name="refreshParametersDisplay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refreshParameters</w:t>
      </w:r>
      <w:r w:rsidR="00563785"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Display</w:t>
      </w:r>
      <w:proofErr w:type="spellEnd"/>
    </w:p>
    <w:bookmarkEnd w:id="29"/>
    <w:p w14:paraId="3F196CBD" w14:textId="79315999" w:rsidR="00997297" w:rsidRPr="00F71A7C" w:rsidRDefault="009F0DD4" w:rsidP="00997297">
      <w:pPr>
        <w:spacing w:before="120" w:after="0" w:line="254" w:lineRule="auto"/>
        <w:rPr>
          <w:ins w:id="30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Change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available parameters given the system parameters at creation/load of parameters.</w:t>
      </w:r>
    </w:p>
    <w:p w14:paraId="4D6D6BDF" w14:textId="77777777" w:rsidR="00997297" w:rsidRPr="00F71A7C" w:rsidRDefault="00997297" w:rsidP="00997297">
      <w:pPr>
        <w:spacing w:after="0" w:line="254" w:lineRule="auto"/>
        <w:rPr>
          <w:ins w:id="31" w:author="Modifications depuis 1.0" w:date="2021-04-26T14:31:00Z"/>
          <w:rFonts w:ascii="Calibri" w:eastAsia="Calibri" w:hAnsi="Calibri" w:cs="Arial"/>
          <w:lang w:val="en-GB"/>
        </w:rPr>
      </w:pPr>
    </w:p>
    <w:p w14:paraId="40C2B674" w14:textId="015390C9" w:rsidR="00B7529A" w:rsidRPr="00F71A7C" w:rsidRDefault="00997297" w:rsidP="00B7529A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32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00B502F6" w14:textId="590A89CF" w:rsidR="004D4AC1" w:rsidRPr="00F71A7C" w:rsidRDefault="004D4AC1" w:rsidP="004D4AC1">
      <w:pPr>
        <w:pStyle w:val="Code"/>
        <w:rPr>
          <w:i/>
          <w:color w:val="ED7D31" w:themeColor="accent2"/>
          <w:sz w:val="22"/>
          <w:szCs w:val="22"/>
        </w:rPr>
      </w:pPr>
      <w:proofErr w:type="spellStart"/>
      <w:r w:rsidRPr="00F71A7C">
        <w:t>refreshParametersDisplay</w:t>
      </w:r>
      <w:proofErr w:type="spellEnd"/>
      <w:r w:rsidRPr="00F71A7C">
        <w:t>(app)</w:t>
      </w:r>
    </w:p>
    <w:p w14:paraId="08DE5F61" w14:textId="77777777" w:rsidR="00997297" w:rsidRPr="00F71A7C" w:rsidRDefault="00997297" w:rsidP="00997297">
      <w:pPr>
        <w:spacing w:after="0" w:line="254" w:lineRule="auto"/>
        <w:rPr>
          <w:rFonts w:ascii="Consolas" w:hAnsi="Consolas" w:cs="Helvetica"/>
          <w:sz w:val="20"/>
          <w:szCs w:val="20"/>
          <w:lang w:val="en-GB"/>
        </w:rPr>
      </w:pPr>
    </w:p>
    <w:p w14:paraId="01EA4A14" w14:textId="6DDCB8B9" w:rsidR="00997297" w:rsidRPr="00F71A7C" w:rsidRDefault="004D4AC1" w:rsidP="004D4AC1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1428A41B" w14:textId="0B25700A" w:rsidR="00334E7C" w:rsidRPr="00F71A7C" w:rsidRDefault="00ED6734" w:rsidP="00625892">
      <w:pPr>
        <w:pStyle w:val="Paragraphedeliste"/>
        <w:numPr>
          <w:ilvl w:val="0"/>
          <w:numId w:val="9"/>
        </w:numPr>
        <w:jc w:val="both"/>
      </w:pPr>
      <w:r w:rsidRPr="00F71A7C">
        <w:t xml:space="preserve">Refreshes </w:t>
      </w:r>
      <w:r w:rsidR="00CE1810" w:rsidRPr="00F71A7C">
        <w:t>the dimension</w:t>
      </w:r>
      <w:r w:rsidR="003530E8" w:rsidRPr="00F71A7C">
        <w:t>, working directory,</w:t>
      </w:r>
      <w:r w:rsidR="00CE1810" w:rsidRPr="00F71A7C">
        <w:t xml:space="preserve"> and </w:t>
      </w:r>
      <w:r w:rsidR="007A144A" w:rsidRPr="00F71A7C">
        <w:t xml:space="preserve">number of probes display, </w:t>
      </w:r>
      <w:proofErr w:type="spellStart"/>
      <w:r w:rsidR="007A144A" w:rsidRPr="00F71A7C">
        <w:t>as</w:t>
      </w:r>
      <w:r w:rsidR="00B07238" w:rsidRPr="00F71A7C">
        <w:t>well</w:t>
      </w:r>
      <w:proofErr w:type="spellEnd"/>
      <w:r w:rsidR="00B07238" w:rsidRPr="00F71A7C">
        <w:t xml:space="preserve"> as the electrodes</w:t>
      </w:r>
      <w:r w:rsidR="00412296" w:rsidRPr="00F71A7C">
        <w:t>’</w:t>
      </w:r>
      <w:r w:rsidR="00B07238" w:rsidRPr="00F71A7C">
        <w:t xml:space="preserve"> settings</w:t>
      </w:r>
      <w:r w:rsidR="00260824" w:rsidRPr="00F71A7C">
        <w:t xml:space="preserve"> by fetching</w:t>
      </w:r>
      <w:r w:rsidR="00412296" w:rsidRPr="00F71A7C">
        <w:t xml:space="preserve"> the </w:t>
      </w:r>
      <w:r w:rsidR="00260824" w:rsidRPr="00F71A7C">
        <w:rPr>
          <w:rStyle w:val="CodeCar"/>
        </w:rPr>
        <w:t>settings</w:t>
      </w:r>
      <w:r w:rsidR="00260824" w:rsidRPr="00F71A7C">
        <w:t xml:space="preserve"> variable.</w:t>
      </w:r>
      <w:r w:rsidR="00412296" w:rsidRPr="00F71A7C">
        <w:t xml:space="preserve"> </w:t>
      </w:r>
    </w:p>
    <w:p w14:paraId="7BC55A3C" w14:textId="4EC73F02" w:rsidR="00260824" w:rsidRPr="00F71A7C" w:rsidRDefault="00EE24AD" w:rsidP="00EE24AD">
      <w:pPr>
        <w:pStyle w:val="Spacedtitle"/>
      </w:pPr>
      <w:r w:rsidRPr="00F71A7C">
        <w:t>See also</w:t>
      </w:r>
    </w:p>
    <w:p w14:paraId="22BE1997" w14:textId="0D420A64" w:rsidR="00997297" w:rsidRPr="00F71A7C" w:rsidRDefault="006E2C9B" w:rsidP="00EE24AD">
      <w:pPr>
        <w:pStyle w:val="Code"/>
      </w:pPr>
      <w:hyperlink w:anchor="settings" w:history="1">
        <w:r w:rsidR="00EE24AD" w:rsidRPr="00F71A7C">
          <w:rPr>
            <w:rStyle w:val="Lienhypertexte"/>
          </w:rPr>
          <w:t>settings</w:t>
        </w:r>
      </w:hyperlink>
    </w:p>
    <w:p w14:paraId="3FC98922" w14:textId="77777777" w:rsidR="00296807" w:rsidRPr="00F71A7C" w:rsidRDefault="00296807" w:rsidP="00747605">
      <w:pPr>
        <w:spacing w:after="0"/>
        <w:jc w:val="both"/>
        <w:rPr>
          <w:lang w:val="en-GB"/>
        </w:rPr>
      </w:pPr>
    </w:p>
    <w:p w14:paraId="5D073CD4" w14:textId="57A53E3F" w:rsidR="00036836" w:rsidRPr="00F71A7C" w:rsidRDefault="00036836" w:rsidP="00036836">
      <w:pPr>
        <w:pBdr>
          <w:bottom w:val="single" w:sz="6" w:space="1" w:color="auto"/>
        </w:pBdr>
        <w:spacing w:before="120" w:after="0" w:line="254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33" w:name="dispFileInfo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dispFileInfo</w:t>
      </w:r>
      <w:proofErr w:type="spellEnd"/>
    </w:p>
    <w:bookmarkEnd w:id="33"/>
    <w:p w14:paraId="79B58A9F" w14:textId="2B731675" w:rsidR="00036836" w:rsidRPr="00F71A7C" w:rsidRDefault="0005608A" w:rsidP="00036836">
      <w:pPr>
        <w:spacing w:before="120" w:after="0" w:line="254" w:lineRule="auto"/>
        <w:rPr>
          <w:ins w:id="34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Update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file information depending on the panel.</w:t>
      </w:r>
    </w:p>
    <w:p w14:paraId="4493EE65" w14:textId="77777777" w:rsidR="00036836" w:rsidRPr="00F71A7C" w:rsidRDefault="00036836" w:rsidP="00036836">
      <w:pPr>
        <w:spacing w:after="0" w:line="254" w:lineRule="auto"/>
        <w:rPr>
          <w:ins w:id="35" w:author="Modifications depuis 1.0" w:date="2021-04-26T14:31:00Z"/>
          <w:rFonts w:ascii="Calibri" w:eastAsia="Calibri" w:hAnsi="Calibri" w:cs="Arial"/>
          <w:lang w:val="en-GB"/>
        </w:rPr>
      </w:pPr>
    </w:p>
    <w:p w14:paraId="7A2D839C" w14:textId="77777777" w:rsidR="00036836" w:rsidRPr="00F71A7C" w:rsidRDefault="00036836" w:rsidP="00036836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36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58AC1897" w14:textId="77777777" w:rsidR="003F2DC2" w:rsidRPr="00F71A7C" w:rsidRDefault="00BC67D3" w:rsidP="003F2DC2">
      <w:pPr>
        <w:pStyle w:val="Code"/>
        <w:rPr>
          <w:rFonts w:ascii="Helvetica" w:hAnsi="Helvetica" w:cs="Helvetica"/>
          <w:b/>
          <w:caps/>
          <w:spacing w:val="60"/>
        </w:rPr>
      </w:pPr>
      <w:proofErr w:type="spellStart"/>
      <w:r w:rsidRPr="00F71A7C">
        <w:t>dispFileInfo</w:t>
      </w:r>
      <w:proofErr w:type="spellEnd"/>
      <w:r w:rsidR="00036836" w:rsidRPr="00F71A7C">
        <w:t>(app</w:t>
      </w:r>
      <w:r w:rsidRPr="00F71A7C">
        <w:t xml:space="preserve">, </w:t>
      </w:r>
      <w:proofErr w:type="spellStart"/>
      <w:r w:rsidRPr="00F71A7C">
        <w:t>panelName</w:t>
      </w:r>
      <w:proofErr w:type="spellEnd"/>
      <w:r w:rsidR="00036836" w:rsidRPr="00F71A7C">
        <w:t>)</w:t>
      </w:r>
    </w:p>
    <w:p w14:paraId="234030E1" w14:textId="1AE86746" w:rsidR="00036836" w:rsidRPr="00F71A7C" w:rsidRDefault="00C709E5" w:rsidP="00D84660">
      <w:pPr>
        <w:pStyle w:val="Paragraphedeliste"/>
        <w:numPr>
          <w:ilvl w:val="0"/>
          <w:numId w:val="9"/>
        </w:numPr>
      </w:pPr>
      <w:r w:rsidRPr="00F71A7C">
        <w:t xml:space="preserve">With </w:t>
      </w:r>
      <w:proofErr w:type="spellStart"/>
      <w:r w:rsidR="003F2DC2" w:rsidRPr="00F71A7C">
        <w:rPr>
          <w:rStyle w:val="CodeCar"/>
        </w:rPr>
        <w:t>panelName</w:t>
      </w:r>
      <w:proofErr w:type="spellEnd"/>
      <w:r w:rsidR="003F2DC2" w:rsidRPr="00F71A7C">
        <w:t xml:space="preserve"> </w:t>
      </w:r>
      <w:r w:rsidR="00896FCE" w:rsidRPr="00F71A7C">
        <w:t>=</w:t>
      </w:r>
      <w:r w:rsidR="003F2DC2" w:rsidRPr="00F71A7C">
        <w:t xml:space="preserve"> </w:t>
      </w:r>
      <w:r w:rsidR="003F2DC2" w:rsidRPr="00F71A7C">
        <w:rPr>
          <w:rStyle w:val="CodeCar"/>
        </w:rPr>
        <w:t>"</w:t>
      </w:r>
      <w:proofErr w:type="spellStart"/>
      <w:r w:rsidR="003F2DC2" w:rsidRPr="00F71A7C">
        <w:rPr>
          <w:rStyle w:val="CodeCar"/>
        </w:rPr>
        <w:t>biocells</w:t>
      </w:r>
      <w:proofErr w:type="spellEnd"/>
      <w:r w:rsidR="003F2DC2" w:rsidRPr="00F71A7C">
        <w:rPr>
          <w:rStyle w:val="CodeCar"/>
        </w:rPr>
        <w:t>"</w:t>
      </w:r>
      <w:r w:rsidR="00896FCE" w:rsidRPr="00F71A7C">
        <w:t xml:space="preserve"> </w:t>
      </w:r>
      <w:r w:rsidR="003F2DC2" w:rsidRPr="00F71A7C">
        <w:t>or "system".</w:t>
      </w:r>
    </w:p>
    <w:p w14:paraId="41502BA4" w14:textId="38564611" w:rsidR="00747131" w:rsidRPr="00F71A7C" w:rsidRDefault="00036836" w:rsidP="003F2DC2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048382C8" w14:textId="570BD853" w:rsidR="008454AE" w:rsidRPr="00F71A7C" w:rsidRDefault="00D84660" w:rsidP="008454AE">
      <w:pPr>
        <w:pStyle w:val="Paragraphedeliste"/>
        <w:numPr>
          <w:ilvl w:val="0"/>
          <w:numId w:val="9"/>
        </w:numPr>
        <w:spacing w:after="0" w:line="254" w:lineRule="auto"/>
      </w:pPr>
      <w:r w:rsidRPr="00F71A7C">
        <w:t xml:space="preserve">Displays </w:t>
      </w:r>
      <w:r w:rsidR="00D06E26" w:rsidRPr="00F71A7C">
        <w:t xml:space="preserve">relevant </w:t>
      </w:r>
      <w:r w:rsidR="0005681B" w:rsidRPr="00F71A7C">
        <w:t>file</w:t>
      </w:r>
      <w:r w:rsidR="00D06E26" w:rsidRPr="00F71A7C">
        <w:t xml:space="preserve"> information in the </w:t>
      </w:r>
      <w:r w:rsidR="0005681B" w:rsidRPr="00F71A7C">
        <w:t>given panel.</w:t>
      </w:r>
    </w:p>
    <w:p w14:paraId="5E0D5479" w14:textId="77777777" w:rsidR="00C22B9C" w:rsidRPr="00F71A7C" w:rsidRDefault="00C22B9C" w:rsidP="00C22B9C">
      <w:pPr>
        <w:pStyle w:val="Paragraphedeliste"/>
        <w:spacing w:after="0" w:line="254" w:lineRule="auto"/>
      </w:pPr>
    </w:p>
    <w:p w14:paraId="3BA7140F" w14:textId="77777777" w:rsidR="00036836" w:rsidRPr="00F71A7C" w:rsidRDefault="00036836" w:rsidP="00036836">
      <w:pPr>
        <w:pStyle w:val="Spacedtitle"/>
      </w:pPr>
      <w:r w:rsidRPr="00F71A7C">
        <w:t>See also</w:t>
      </w:r>
    </w:p>
    <w:p w14:paraId="13B9695B" w14:textId="0C4234C4" w:rsidR="00036836" w:rsidRPr="00F71A7C" w:rsidRDefault="006E2C9B" w:rsidP="00036836">
      <w:pPr>
        <w:pStyle w:val="Code"/>
      </w:pPr>
      <w:hyperlink w:anchor="cells" w:history="1">
        <w:r w:rsidR="00C22B9C" w:rsidRPr="00F71A7C">
          <w:rPr>
            <w:rStyle w:val="Lienhypertexte"/>
          </w:rPr>
          <w:t>cells</w:t>
        </w:r>
      </w:hyperlink>
      <w:r w:rsidR="00C22B9C" w:rsidRPr="00F71A7C">
        <w:t xml:space="preserve">, </w:t>
      </w:r>
      <w:hyperlink w:anchor="loadedModel" w:history="1">
        <w:proofErr w:type="spellStart"/>
        <w:r w:rsidR="00C22B9C" w:rsidRPr="00F71A7C">
          <w:rPr>
            <w:rStyle w:val="Lienhypertexte"/>
          </w:rPr>
          <w:t>loadedModel</w:t>
        </w:r>
        <w:proofErr w:type="spellEnd"/>
      </w:hyperlink>
    </w:p>
    <w:p w14:paraId="4B0B7CBC" w14:textId="77777777" w:rsidR="00036836" w:rsidRPr="00F71A7C" w:rsidRDefault="00036836" w:rsidP="00036836">
      <w:pPr>
        <w:spacing w:after="0"/>
        <w:jc w:val="both"/>
        <w:rPr>
          <w:lang w:val="en-GB"/>
        </w:rPr>
      </w:pPr>
    </w:p>
    <w:p w14:paraId="484340D3" w14:textId="77777777" w:rsidR="00654B35" w:rsidRPr="00F71A7C" w:rsidRDefault="00654B35" w:rsidP="00654B35">
      <w:pPr>
        <w:spacing w:after="0"/>
        <w:jc w:val="both"/>
        <w:rPr>
          <w:lang w:val="en-GB"/>
        </w:rPr>
      </w:pPr>
    </w:p>
    <w:p w14:paraId="1DDD773D" w14:textId="6E98EFB1" w:rsidR="00891A53" w:rsidRPr="00F71A7C" w:rsidRDefault="00891A53" w:rsidP="00891A53">
      <w:pPr>
        <w:pBdr>
          <w:bottom w:val="single" w:sz="6" w:space="1" w:color="auto"/>
        </w:pBdr>
        <w:spacing w:before="120" w:after="0" w:line="254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37" w:name="appendChildrenToArray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appendChildrenToArray</w:t>
      </w:r>
      <w:proofErr w:type="spellEnd"/>
    </w:p>
    <w:bookmarkEnd w:id="37"/>
    <w:p w14:paraId="54342AC3" w14:textId="6DFD5A03" w:rsidR="00891A53" w:rsidRPr="00F71A7C" w:rsidRDefault="00790294" w:rsidP="00891A53">
      <w:pPr>
        <w:spacing w:before="120" w:after="0" w:line="254" w:lineRule="auto"/>
        <w:rPr>
          <w:ins w:id="38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Append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all editable </w:t>
      </w:r>
      <w:r w:rsidR="00660D04" w:rsidRPr="00F71A7C">
        <w:rPr>
          <w:rFonts w:ascii="Calibri" w:eastAsia="Calibri" w:hAnsi="Calibri" w:cs="Arial"/>
          <w:lang w:val="en-GB"/>
        </w:rPr>
        <w:t>children’s</w:t>
      </w:r>
      <w:r w:rsidRPr="00F71A7C">
        <w:rPr>
          <w:rFonts w:ascii="Calibri" w:eastAsia="Calibri" w:hAnsi="Calibri" w:cs="Arial"/>
          <w:lang w:val="en-GB"/>
        </w:rPr>
        <w:t xml:space="preserve"> values from given parent to given array.</w:t>
      </w:r>
    </w:p>
    <w:p w14:paraId="70595F3E" w14:textId="77777777" w:rsidR="00891A53" w:rsidRPr="00F71A7C" w:rsidRDefault="00891A53" w:rsidP="00891A53">
      <w:pPr>
        <w:spacing w:after="0" w:line="254" w:lineRule="auto"/>
        <w:rPr>
          <w:ins w:id="39" w:author="Modifications depuis 1.0" w:date="2021-04-26T14:31:00Z"/>
          <w:rFonts w:ascii="Calibri" w:eastAsia="Calibri" w:hAnsi="Calibri" w:cs="Arial"/>
          <w:lang w:val="en-GB"/>
        </w:rPr>
      </w:pPr>
    </w:p>
    <w:p w14:paraId="2FA7B6A6" w14:textId="77777777" w:rsidR="00891A53" w:rsidRPr="00F71A7C" w:rsidRDefault="00891A53" w:rsidP="00891A53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40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44541723" w14:textId="5A101AEC" w:rsidR="00660D04" w:rsidRPr="00F71A7C" w:rsidRDefault="00660D04" w:rsidP="00660D04">
      <w:pPr>
        <w:pStyle w:val="Code"/>
      </w:pPr>
      <w:r w:rsidRPr="00F71A7C">
        <w:t xml:space="preserve">[array] = </w:t>
      </w:r>
      <w:proofErr w:type="spellStart"/>
      <w:r w:rsidRPr="00F71A7C">
        <w:t>appendChildrenToArray</w:t>
      </w:r>
      <w:proofErr w:type="spellEnd"/>
      <w:r w:rsidRPr="00F71A7C">
        <w:t>(app, parent, array)</w:t>
      </w:r>
    </w:p>
    <w:p w14:paraId="0651B5CC" w14:textId="77777777" w:rsidR="00660D04" w:rsidRPr="00F71A7C" w:rsidRDefault="00660D04" w:rsidP="00660D04">
      <w:pPr>
        <w:pStyle w:val="Code"/>
        <w:rPr>
          <w:rFonts w:asciiTheme="minorHAnsi" w:hAnsiTheme="minorHAnsi"/>
          <w:sz w:val="22"/>
          <w:szCs w:val="22"/>
        </w:rPr>
      </w:pPr>
    </w:p>
    <w:p w14:paraId="1BF17BAD" w14:textId="77777777" w:rsidR="00891A53" w:rsidRPr="00F71A7C" w:rsidRDefault="00891A53" w:rsidP="00891A53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1A224C1B" w14:textId="11245F53" w:rsidR="00E86D20" w:rsidRPr="00F71A7C" w:rsidRDefault="00D475C2" w:rsidP="00B11FAE">
      <w:pPr>
        <w:pStyle w:val="Paragraphedeliste"/>
        <w:numPr>
          <w:ilvl w:val="0"/>
          <w:numId w:val="9"/>
        </w:numPr>
        <w:spacing w:after="0" w:line="254" w:lineRule="auto"/>
        <w:jc w:val="both"/>
      </w:pPr>
      <w:r w:rsidRPr="00F71A7C">
        <w:t xml:space="preserve">Gets </w:t>
      </w:r>
      <w:r w:rsidR="0014175F" w:rsidRPr="00F71A7C">
        <w:t xml:space="preserve">all elements of type </w:t>
      </w:r>
      <w:r w:rsidR="0014175F" w:rsidRPr="00F71A7C">
        <w:rPr>
          <w:rStyle w:val="CodeCar"/>
        </w:rPr>
        <w:t xml:space="preserve">"dropdown" </w:t>
      </w:r>
      <w:r w:rsidR="0014175F" w:rsidRPr="00F71A7C">
        <w:t>or</w:t>
      </w:r>
      <w:r w:rsidR="0014175F" w:rsidRPr="00F71A7C">
        <w:rPr>
          <w:rStyle w:val="CodeCar"/>
        </w:rPr>
        <w:t xml:space="preserve"> </w:t>
      </w:r>
      <w:r w:rsidR="00AD203D" w:rsidRPr="00F71A7C">
        <w:rPr>
          <w:rStyle w:val="CodeCar"/>
        </w:rPr>
        <w:t>"</w:t>
      </w:r>
      <w:proofErr w:type="spellStart"/>
      <w:r w:rsidR="00AD203D" w:rsidRPr="00F71A7C">
        <w:rPr>
          <w:rStyle w:val="CodeCar"/>
        </w:rPr>
        <w:t>numericeditfield</w:t>
      </w:r>
      <w:proofErr w:type="spellEnd"/>
      <w:r w:rsidR="00AD203D" w:rsidRPr="00F71A7C">
        <w:rPr>
          <w:rStyle w:val="CodeCar"/>
        </w:rPr>
        <w:t xml:space="preserve">" </w:t>
      </w:r>
      <w:r w:rsidR="00AD203D" w:rsidRPr="00F71A7C">
        <w:t xml:space="preserve">and </w:t>
      </w:r>
      <w:r w:rsidR="008E0896" w:rsidRPr="00F71A7C">
        <w:t>appends their value to the given array.</w:t>
      </w:r>
    </w:p>
    <w:p w14:paraId="3774052D" w14:textId="574EE011" w:rsidR="00F16451" w:rsidRPr="00F71A7C" w:rsidRDefault="00F16451" w:rsidP="00B11FAE">
      <w:pPr>
        <w:pStyle w:val="Paragraphedeliste"/>
        <w:numPr>
          <w:ilvl w:val="0"/>
          <w:numId w:val="9"/>
        </w:numPr>
        <w:spacing w:after="0" w:line="254" w:lineRule="auto"/>
        <w:jc w:val="both"/>
      </w:pPr>
      <w:r w:rsidRPr="00F71A7C">
        <w:t xml:space="preserve">Returns </w:t>
      </w:r>
      <w:r w:rsidR="00CD4D13" w:rsidRPr="00F71A7C">
        <w:t>filled array.</w:t>
      </w:r>
    </w:p>
    <w:p w14:paraId="30CE5A63" w14:textId="77777777" w:rsidR="00891A53" w:rsidRPr="00F71A7C" w:rsidRDefault="00891A53" w:rsidP="00891A53">
      <w:pPr>
        <w:pStyle w:val="Paragraphedeliste"/>
        <w:spacing w:after="0" w:line="254" w:lineRule="auto"/>
      </w:pPr>
    </w:p>
    <w:p w14:paraId="5E692780" w14:textId="2E128396" w:rsidR="002067CD" w:rsidRPr="00F71A7C" w:rsidRDefault="002067CD" w:rsidP="005E65D9">
      <w:pPr>
        <w:pStyle w:val="Spacedtitle"/>
      </w:pPr>
    </w:p>
    <w:p w14:paraId="48E37658" w14:textId="77777777" w:rsidR="005E65D9" w:rsidRPr="00F71A7C" w:rsidRDefault="005E65D9" w:rsidP="005E65D9">
      <w:pPr>
        <w:pStyle w:val="Spacedtitle"/>
      </w:pPr>
    </w:p>
    <w:p w14:paraId="32D86D00" w14:textId="19687185" w:rsidR="005E65D9" w:rsidRPr="00F71A7C" w:rsidRDefault="005E65D9" w:rsidP="005E65D9">
      <w:pPr>
        <w:pBdr>
          <w:bottom w:val="single" w:sz="6" w:space="1" w:color="auto"/>
        </w:pBdr>
        <w:spacing w:before="120" w:after="0" w:line="254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41" w:name="setValuesFromArray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setValuesFromArray</w:t>
      </w:r>
      <w:proofErr w:type="spellEnd"/>
    </w:p>
    <w:bookmarkEnd w:id="41"/>
    <w:p w14:paraId="302C3B7F" w14:textId="03C9C0FD" w:rsidR="00A418A0" w:rsidRPr="00F71A7C" w:rsidRDefault="002D0AE6" w:rsidP="005E65D9">
      <w:pPr>
        <w:spacing w:before="120" w:after="0" w:line="254" w:lineRule="auto"/>
        <w:rPr>
          <w:ins w:id="42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lastRenderedPageBreak/>
        <w:t>Set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="005E65D9" w:rsidRPr="00F71A7C">
        <w:rPr>
          <w:rFonts w:ascii="Calibri" w:eastAsia="Calibri" w:hAnsi="Calibri" w:cs="Arial"/>
          <w:lang w:val="en-GB"/>
        </w:rPr>
        <w:t xml:space="preserve"> all editable </w:t>
      </w:r>
      <w:r w:rsidRPr="00F71A7C">
        <w:rPr>
          <w:rFonts w:ascii="Calibri" w:eastAsia="Calibri" w:hAnsi="Calibri" w:cs="Arial"/>
          <w:lang w:val="en-GB"/>
        </w:rPr>
        <w:t xml:space="preserve">fields of given parent to </w:t>
      </w:r>
      <w:r w:rsidR="005E65D9" w:rsidRPr="00F71A7C">
        <w:rPr>
          <w:rFonts w:ascii="Calibri" w:eastAsia="Calibri" w:hAnsi="Calibri" w:cs="Arial"/>
          <w:lang w:val="en-GB"/>
        </w:rPr>
        <w:t>values from given array.</w:t>
      </w:r>
      <w:r w:rsidR="004172A9" w:rsidRPr="00F71A7C">
        <w:rPr>
          <w:rFonts w:ascii="Calibri" w:eastAsia="Calibri" w:hAnsi="Calibri" w:cs="Arial"/>
          <w:lang w:val="en-GB"/>
        </w:rPr>
        <w:br/>
        <w:t>This function relies on the order in which values were saved: saved files will not be compatible after an interface update.</w:t>
      </w:r>
    </w:p>
    <w:p w14:paraId="5F63090B" w14:textId="77777777" w:rsidR="005E65D9" w:rsidRPr="00F71A7C" w:rsidRDefault="005E65D9" w:rsidP="005E65D9">
      <w:pPr>
        <w:spacing w:after="0" w:line="254" w:lineRule="auto"/>
        <w:rPr>
          <w:ins w:id="43" w:author="Modifications depuis 1.0" w:date="2021-04-26T14:31:00Z"/>
          <w:rFonts w:ascii="Calibri" w:eastAsia="Calibri" w:hAnsi="Calibri" w:cs="Arial"/>
          <w:lang w:val="en-GB"/>
        </w:rPr>
      </w:pPr>
    </w:p>
    <w:p w14:paraId="755EC79B" w14:textId="77777777" w:rsidR="005E65D9" w:rsidRPr="00F71A7C" w:rsidRDefault="005E65D9" w:rsidP="005E65D9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44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501C72A1" w14:textId="1E97E954" w:rsidR="005E65D9" w:rsidRPr="00F71A7C" w:rsidRDefault="005E65D9" w:rsidP="005E65D9">
      <w:pPr>
        <w:pStyle w:val="Code"/>
      </w:pPr>
      <w:proofErr w:type="spellStart"/>
      <w:r w:rsidRPr="00F71A7C">
        <w:t>setValuesFromArray</w:t>
      </w:r>
      <w:proofErr w:type="spellEnd"/>
      <w:r w:rsidRPr="00F71A7C">
        <w:t>(app, parent, array)</w:t>
      </w:r>
    </w:p>
    <w:p w14:paraId="6E6664ED" w14:textId="77777777" w:rsidR="005E65D9" w:rsidRPr="00F71A7C" w:rsidRDefault="005E65D9" w:rsidP="005E65D9">
      <w:pPr>
        <w:pStyle w:val="Code"/>
        <w:rPr>
          <w:rFonts w:asciiTheme="minorHAnsi" w:hAnsiTheme="minorHAnsi"/>
          <w:sz w:val="22"/>
          <w:szCs w:val="22"/>
        </w:rPr>
      </w:pPr>
    </w:p>
    <w:p w14:paraId="693ABB27" w14:textId="77777777" w:rsidR="005E65D9" w:rsidRPr="00F71A7C" w:rsidRDefault="005E65D9" w:rsidP="005E65D9">
      <w:pPr>
        <w:spacing w:after="0" w:line="254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3833129B" w14:textId="5F2A0640" w:rsidR="005E65D9" w:rsidRPr="00F71A7C" w:rsidRDefault="00470A3A" w:rsidP="005E65D9">
      <w:pPr>
        <w:pStyle w:val="Paragraphedeliste"/>
        <w:numPr>
          <w:ilvl w:val="0"/>
          <w:numId w:val="9"/>
        </w:numPr>
        <w:spacing w:after="0" w:line="254" w:lineRule="auto"/>
      </w:pPr>
      <w:r w:rsidRPr="00F71A7C">
        <w:t xml:space="preserve">Assigns </w:t>
      </w:r>
      <w:r w:rsidR="003B122B" w:rsidRPr="00F71A7C">
        <w:t xml:space="preserve">array values to </w:t>
      </w:r>
      <w:r w:rsidR="006333E4" w:rsidRPr="00F71A7C">
        <w:t xml:space="preserve">parent’s </w:t>
      </w:r>
      <w:r w:rsidR="00ED740B" w:rsidRPr="00F71A7C">
        <w:t xml:space="preserve">editable </w:t>
      </w:r>
      <w:r w:rsidR="006333E4" w:rsidRPr="00F71A7C">
        <w:t xml:space="preserve">children </w:t>
      </w:r>
      <w:r w:rsidR="0041148E" w:rsidRPr="00F71A7C">
        <w:t>in order.</w:t>
      </w:r>
    </w:p>
    <w:p w14:paraId="1A5D9203" w14:textId="77777777" w:rsidR="005E65D9" w:rsidRPr="00F71A7C" w:rsidRDefault="005E65D9" w:rsidP="005E65D9">
      <w:pPr>
        <w:pStyle w:val="Paragraphedeliste"/>
        <w:spacing w:after="0" w:line="254" w:lineRule="auto"/>
      </w:pPr>
    </w:p>
    <w:p w14:paraId="055BEE7A" w14:textId="77777777" w:rsidR="005E65D9" w:rsidRPr="00F71A7C" w:rsidRDefault="005E65D9" w:rsidP="005E65D9">
      <w:pPr>
        <w:pStyle w:val="Spacedtitle"/>
      </w:pPr>
    </w:p>
    <w:p w14:paraId="2D8CFC80" w14:textId="5EA3172C" w:rsidR="00C2244F" w:rsidRPr="00F71A7C" w:rsidRDefault="00CC669F" w:rsidP="00C2244F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45" w:name="saveParameters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saveParameters</w:t>
      </w:r>
      <w:proofErr w:type="spellEnd"/>
    </w:p>
    <w:bookmarkEnd w:id="45"/>
    <w:p w14:paraId="14BF8B20" w14:textId="41556328" w:rsidR="00C2244F" w:rsidRPr="00F71A7C" w:rsidRDefault="009D0EBB" w:rsidP="00C2244F">
      <w:pPr>
        <w:spacing w:before="120" w:after="0" w:line="252" w:lineRule="auto"/>
        <w:rPr>
          <w:ins w:id="46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Save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all parameters to user-specified file.</w:t>
      </w:r>
    </w:p>
    <w:p w14:paraId="13490F30" w14:textId="77777777" w:rsidR="00C2244F" w:rsidRPr="00F71A7C" w:rsidRDefault="00C2244F" w:rsidP="00C2244F">
      <w:pPr>
        <w:spacing w:after="0" w:line="252" w:lineRule="auto"/>
        <w:rPr>
          <w:ins w:id="47" w:author="Modifications depuis 1.0" w:date="2021-04-26T14:31:00Z"/>
          <w:rFonts w:ascii="Calibri" w:eastAsia="Calibri" w:hAnsi="Calibri" w:cs="Arial"/>
          <w:lang w:val="en-GB"/>
        </w:rPr>
      </w:pPr>
    </w:p>
    <w:p w14:paraId="74D85FA1" w14:textId="77777777" w:rsidR="00C2244F" w:rsidRPr="00F71A7C" w:rsidRDefault="00C2244F" w:rsidP="00C2244F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48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2BD9905C" w14:textId="7F68C7C2" w:rsidR="00C2244F" w:rsidRPr="00F71A7C" w:rsidRDefault="005770BB" w:rsidP="00C2244F">
      <w:pPr>
        <w:pStyle w:val="Code"/>
      </w:pPr>
      <w:proofErr w:type="spellStart"/>
      <w:r w:rsidRPr="00F71A7C">
        <w:t>saveParameters</w:t>
      </w:r>
      <w:proofErr w:type="spellEnd"/>
      <w:r w:rsidR="00C2244F" w:rsidRPr="00F71A7C">
        <w:t>(app)</w:t>
      </w:r>
    </w:p>
    <w:p w14:paraId="5483F06A" w14:textId="77777777" w:rsidR="00C2244F" w:rsidRPr="00F71A7C" w:rsidRDefault="00C2244F" w:rsidP="00C2244F">
      <w:pPr>
        <w:pStyle w:val="Code"/>
        <w:rPr>
          <w:rFonts w:asciiTheme="minorHAnsi" w:hAnsiTheme="minorHAnsi"/>
          <w:sz w:val="22"/>
          <w:szCs w:val="22"/>
        </w:rPr>
      </w:pPr>
    </w:p>
    <w:p w14:paraId="64AAE7ED" w14:textId="77777777" w:rsidR="00C2244F" w:rsidRPr="00F71A7C" w:rsidRDefault="00C2244F" w:rsidP="00C2244F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0CEDE561" w14:textId="3E40B03C" w:rsidR="00ED73C7" w:rsidRPr="00F71A7C" w:rsidRDefault="007E70E8" w:rsidP="00DA23D3">
      <w:pPr>
        <w:pStyle w:val="Paragraphedeliste"/>
        <w:numPr>
          <w:ilvl w:val="0"/>
          <w:numId w:val="9"/>
        </w:numPr>
        <w:spacing w:after="0" w:line="252" w:lineRule="auto"/>
      </w:pPr>
      <w:r w:rsidRPr="00F71A7C">
        <w:t xml:space="preserve">Saves all relevant information </w:t>
      </w:r>
      <w:r w:rsidR="00572A0E" w:rsidRPr="00F71A7C">
        <w:t xml:space="preserve">submitted to the interface to a </w:t>
      </w:r>
      <w:r w:rsidR="00393ECF" w:rsidRPr="00F71A7C">
        <w:rPr>
          <w:i/>
          <w:iCs/>
        </w:rPr>
        <w:t>.mat</w:t>
      </w:r>
      <w:r w:rsidR="00393ECF" w:rsidRPr="00F71A7C">
        <w:t xml:space="preserve"> file</w:t>
      </w:r>
      <w:r w:rsidR="00133EAF" w:rsidRPr="00F71A7C">
        <w:t>.</w:t>
      </w:r>
      <w:r w:rsidR="0076160B" w:rsidRPr="00F71A7C">
        <w:t xml:space="preserve"> </w:t>
      </w:r>
      <w:r w:rsidR="00145892" w:rsidRPr="00F71A7C">
        <w:br/>
      </w:r>
      <w:r w:rsidR="0076160B" w:rsidRPr="00F71A7C">
        <w:t xml:space="preserve">This includes : </w:t>
      </w:r>
      <w:r w:rsidR="00370A74" w:rsidRPr="00F71A7C">
        <w:t xml:space="preserve">the </w:t>
      </w:r>
      <w:r w:rsidR="00370A74" w:rsidRPr="00F71A7C">
        <w:rPr>
          <w:rStyle w:val="CodeCar"/>
        </w:rPr>
        <w:t>settings</w:t>
      </w:r>
      <w:r w:rsidR="002C0799" w:rsidRPr="00F71A7C">
        <w:t xml:space="preserve"> and </w:t>
      </w:r>
      <w:r w:rsidR="002C0799" w:rsidRPr="00F71A7C">
        <w:rPr>
          <w:rStyle w:val="CodeCar"/>
        </w:rPr>
        <w:t>cells</w:t>
      </w:r>
      <w:r w:rsidR="002C0799" w:rsidRPr="00F71A7C">
        <w:t xml:space="preserve"> variables,</w:t>
      </w:r>
      <w:r w:rsidR="000F590F" w:rsidRPr="00F71A7C">
        <w:t xml:space="preserve"> </w:t>
      </w:r>
      <w:r w:rsidR="00F92F4A" w:rsidRPr="00F71A7C">
        <w:t xml:space="preserve">and </w:t>
      </w:r>
      <w:r w:rsidR="000F590F" w:rsidRPr="00F71A7C">
        <w:t xml:space="preserve">the values </w:t>
      </w:r>
      <w:r w:rsidR="00924DA1" w:rsidRPr="00F71A7C">
        <w:t xml:space="preserve">of the different </w:t>
      </w:r>
      <w:r w:rsidR="00DA13AB" w:rsidRPr="00F71A7C">
        <w:t>fields</w:t>
      </w:r>
      <w:r w:rsidR="00F92F4A" w:rsidRPr="00F71A7C">
        <w:t xml:space="preserve">. </w:t>
      </w:r>
      <w:r w:rsidR="00145892" w:rsidRPr="00F71A7C">
        <w:t xml:space="preserve">A COMSOL object cannot be saved in a </w:t>
      </w:r>
      <w:r w:rsidR="00145892" w:rsidRPr="00F71A7C">
        <w:rPr>
          <w:i/>
          <w:iCs/>
        </w:rPr>
        <w:t xml:space="preserve">.mat </w:t>
      </w:r>
      <w:r w:rsidR="00145892" w:rsidRPr="00F71A7C">
        <w:t>file, so only the path to the model is saved.</w:t>
      </w:r>
    </w:p>
    <w:p w14:paraId="64C35241" w14:textId="77777777" w:rsidR="006C3B8E" w:rsidRPr="00F71A7C" w:rsidRDefault="006C3B8E" w:rsidP="006C3B8E">
      <w:pPr>
        <w:spacing w:after="0" w:line="252" w:lineRule="auto"/>
        <w:rPr>
          <w:lang w:val="en-GB"/>
        </w:rPr>
      </w:pPr>
    </w:p>
    <w:p w14:paraId="1D856F97" w14:textId="77777777" w:rsidR="00C2244F" w:rsidRPr="00F71A7C" w:rsidRDefault="00C2244F" w:rsidP="00C2244F">
      <w:pPr>
        <w:pStyle w:val="Spacedtitle"/>
      </w:pPr>
      <w:r w:rsidRPr="00F71A7C">
        <w:t>See also</w:t>
      </w:r>
    </w:p>
    <w:p w14:paraId="159FFBBE" w14:textId="1379C796" w:rsidR="00BE347E" w:rsidRPr="00F71A7C" w:rsidRDefault="006E2C9B" w:rsidP="00A4487E">
      <w:pPr>
        <w:rPr>
          <w:lang w:val="en-GB"/>
        </w:rPr>
      </w:pPr>
      <w:hyperlink w:anchor="appendChildrenToArray" w:history="1">
        <w:proofErr w:type="spellStart"/>
        <w:r w:rsidR="009B48F2" w:rsidRPr="00F71A7C">
          <w:rPr>
            <w:rStyle w:val="Lienhypertexte"/>
            <w:lang w:val="en-GB"/>
          </w:rPr>
          <w:t>appendChildrenToArray</w:t>
        </w:r>
        <w:proofErr w:type="spellEnd"/>
      </w:hyperlink>
      <w:r w:rsidR="009B48F2" w:rsidRPr="00F71A7C">
        <w:rPr>
          <w:lang w:val="en-GB"/>
        </w:rPr>
        <w:t xml:space="preserve">, </w:t>
      </w:r>
      <w:hyperlink w:anchor="settings" w:history="1">
        <w:r w:rsidR="00652D31" w:rsidRPr="00F71A7C">
          <w:rPr>
            <w:rStyle w:val="Lienhypertexte"/>
            <w:lang w:val="en-GB"/>
          </w:rPr>
          <w:t>settings</w:t>
        </w:r>
      </w:hyperlink>
      <w:r w:rsidR="00652D31" w:rsidRPr="00F71A7C">
        <w:rPr>
          <w:lang w:val="en-GB"/>
        </w:rPr>
        <w:t xml:space="preserve">, </w:t>
      </w:r>
      <w:hyperlink w:anchor="loadedModel" w:history="1">
        <w:proofErr w:type="spellStart"/>
        <w:r w:rsidR="00652D31" w:rsidRPr="00F71A7C">
          <w:rPr>
            <w:rStyle w:val="Lienhypertexte"/>
            <w:lang w:val="en-GB"/>
          </w:rPr>
          <w:t>loadedModel</w:t>
        </w:r>
        <w:proofErr w:type="spellEnd"/>
      </w:hyperlink>
      <w:r w:rsidR="00652D31" w:rsidRPr="00F71A7C">
        <w:rPr>
          <w:lang w:val="en-GB"/>
        </w:rPr>
        <w:t xml:space="preserve">, </w:t>
      </w:r>
      <w:hyperlink w:anchor="cells" w:history="1">
        <w:r w:rsidR="00652D31" w:rsidRPr="00F71A7C">
          <w:rPr>
            <w:rStyle w:val="Lienhypertexte"/>
            <w:lang w:val="en-GB"/>
          </w:rPr>
          <w:t>cells</w:t>
        </w:r>
      </w:hyperlink>
      <w:r w:rsidR="00A4487E" w:rsidRPr="00F71A7C">
        <w:rPr>
          <w:lang w:val="en-GB"/>
        </w:rPr>
        <w:t xml:space="preserve">, </w:t>
      </w:r>
      <w:hyperlink w:anchor="loadParameters" w:history="1">
        <w:proofErr w:type="spellStart"/>
        <w:r w:rsidR="00A4487E" w:rsidRPr="00F71A7C">
          <w:rPr>
            <w:rStyle w:val="Lienhypertexte"/>
            <w:lang w:val="en-GB"/>
          </w:rPr>
          <w:t>loadParameters</w:t>
        </w:r>
        <w:proofErr w:type="spellEnd"/>
      </w:hyperlink>
    </w:p>
    <w:p w14:paraId="0747AE32" w14:textId="77777777" w:rsidR="00145892" w:rsidRPr="00F71A7C" w:rsidRDefault="00145892" w:rsidP="00A4487E">
      <w:pPr>
        <w:rPr>
          <w:rStyle w:val="Lienhypertexte"/>
          <w:lang w:val="en-GB"/>
        </w:rPr>
      </w:pPr>
    </w:p>
    <w:p w14:paraId="58179F02" w14:textId="75649F10" w:rsidR="00145892" w:rsidRPr="00F71A7C" w:rsidRDefault="00A4487E" w:rsidP="00145892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49" w:name="loadParameters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loadParameters</w:t>
      </w:r>
      <w:proofErr w:type="spellEnd"/>
    </w:p>
    <w:bookmarkEnd w:id="49"/>
    <w:p w14:paraId="1D3BF5DB" w14:textId="4E8E3A0A" w:rsidR="00145892" w:rsidRPr="00F71A7C" w:rsidRDefault="00375DF9" w:rsidP="00145892">
      <w:pPr>
        <w:spacing w:before="120" w:after="0" w:line="252" w:lineRule="auto"/>
        <w:rPr>
          <w:ins w:id="50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Fill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interface with parameters from .mat file.</w:t>
      </w:r>
    </w:p>
    <w:p w14:paraId="20539C24" w14:textId="77777777" w:rsidR="00145892" w:rsidRPr="00F71A7C" w:rsidRDefault="00145892" w:rsidP="00145892">
      <w:pPr>
        <w:spacing w:after="0" w:line="252" w:lineRule="auto"/>
        <w:rPr>
          <w:ins w:id="51" w:author="Modifications depuis 1.0" w:date="2021-04-26T14:31:00Z"/>
          <w:rFonts w:ascii="Calibri" w:eastAsia="Calibri" w:hAnsi="Calibri" w:cs="Arial"/>
          <w:lang w:val="en-GB"/>
        </w:rPr>
      </w:pPr>
    </w:p>
    <w:p w14:paraId="4299D2CA" w14:textId="77777777" w:rsidR="00145892" w:rsidRPr="00F71A7C" w:rsidRDefault="00145892" w:rsidP="00145892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52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223874B0" w14:textId="6B28BA38" w:rsidR="00145892" w:rsidRPr="00F71A7C" w:rsidRDefault="00B92F87" w:rsidP="00145892">
      <w:pPr>
        <w:pStyle w:val="Code"/>
      </w:pPr>
      <w:r w:rsidRPr="00F71A7C">
        <w:t xml:space="preserve">[success] = </w:t>
      </w:r>
      <w:proofErr w:type="spellStart"/>
      <w:r w:rsidRPr="00F71A7C">
        <w:t>load</w:t>
      </w:r>
      <w:r w:rsidR="00145892" w:rsidRPr="00F71A7C">
        <w:t>Parameters</w:t>
      </w:r>
      <w:proofErr w:type="spellEnd"/>
      <w:r w:rsidR="00145892" w:rsidRPr="00F71A7C">
        <w:t>(app)</w:t>
      </w:r>
    </w:p>
    <w:p w14:paraId="6AE14D97" w14:textId="77777777" w:rsidR="00145892" w:rsidRPr="00F71A7C" w:rsidRDefault="00145892" w:rsidP="00145892">
      <w:pPr>
        <w:pStyle w:val="Code"/>
        <w:rPr>
          <w:rFonts w:asciiTheme="minorHAnsi" w:hAnsiTheme="minorHAnsi"/>
          <w:sz w:val="22"/>
          <w:szCs w:val="22"/>
        </w:rPr>
      </w:pPr>
    </w:p>
    <w:p w14:paraId="606A88E6" w14:textId="77777777" w:rsidR="00145892" w:rsidRPr="00F71A7C" w:rsidRDefault="00145892" w:rsidP="00145892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7341D92F" w14:textId="50B1617D" w:rsidR="00C65A0E" w:rsidRPr="00F71A7C" w:rsidRDefault="00B92F87" w:rsidP="004B06D0">
      <w:pPr>
        <w:pStyle w:val="Paragraphedeliste"/>
        <w:numPr>
          <w:ilvl w:val="0"/>
          <w:numId w:val="9"/>
        </w:numPr>
        <w:spacing w:after="0" w:line="252" w:lineRule="auto"/>
      </w:pPr>
      <w:proofErr w:type="spellStart"/>
      <w:proofErr w:type="gramStart"/>
      <w:r w:rsidRPr="00F71A7C">
        <w:t>Lets</w:t>
      </w:r>
      <w:proofErr w:type="spellEnd"/>
      <w:proofErr w:type="gramEnd"/>
      <w:r w:rsidRPr="00F71A7C">
        <w:t xml:space="preserve"> the user choose a </w:t>
      </w:r>
      <w:r w:rsidRPr="00F71A7C">
        <w:rPr>
          <w:i/>
          <w:iCs/>
        </w:rPr>
        <w:t xml:space="preserve">.mat </w:t>
      </w:r>
      <w:r w:rsidRPr="00F71A7C">
        <w:t xml:space="preserve">file previously saved from the app using </w:t>
      </w:r>
      <w:hyperlink w:anchor="saveParameters" w:history="1">
        <w:proofErr w:type="spellStart"/>
        <w:r w:rsidRPr="00F71A7C">
          <w:rPr>
            <w:rStyle w:val="Lienhypertexte"/>
          </w:rPr>
          <w:t>save</w:t>
        </w:r>
        <w:r w:rsidR="00F15A34" w:rsidRPr="00F71A7C">
          <w:rPr>
            <w:rStyle w:val="Lienhypertexte"/>
          </w:rPr>
          <w:t>Parameters</w:t>
        </w:r>
        <w:proofErr w:type="spellEnd"/>
      </w:hyperlink>
      <w:r w:rsidR="00680A10" w:rsidRPr="00F71A7C">
        <w:t xml:space="preserve">, </w:t>
      </w:r>
      <w:r w:rsidR="004B06D0" w:rsidRPr="00F71A7C">
        <w:t xml:space="preserve">loads </w:t>
      </w:r>
      <w:r w:rsidR="00680A10" w:rsidRPr="00F71A7C">
        <w:t xml:space="preserve">the stored data and refreshes </w:t>
      </w:r>
      <w:r w:rsidR="00057A88" w:rsidRPr="00F71A7C">
        <w:t>what is displayed</w:t>
      </w:r>
      <w:r w:rsidR="00680A10" w:rsidRPr="00F71A7C">
        <w:t>.</w:t>
      </w:r>
    </w:p>
    <w:p w14:paraId="547E9C6E" w14:textId="77777777" w:rsidR="00145892" w:rsidRPr="00F71A7C" w:rsidRDefault="00145892" w:rsidP="00145892">
      <w:pPr>
        <w:spacing w:after="0" w:line="252" w:lineRule="auto"/>
        <w:rPr>
          <w:lang w:val="en-GB"/>
        </w:rPr>
      </w:pPr>
    </w:p>
    <w:p w14:paraId="18440B65" w14:textId="77777777" w:rsidR="00145892" w:rsidRPr="00F71A7C" w:rsidRDefault="00145892" w:rsidP="00145892">
      <w:pPr>
        <w:pStyle w:val="Spacedtitle"/>
      </w:pPr>
      <w:r w:rsidRPr="00F71A7C">
        <w:t>See also</w:t>
      </w:r>
    </w:p>
    <w:p w14:paraId="0575D698" w14:textId="1D482829" w:rsidR="00145892" w:rsidRPr="00F71A7C" w:rsidRDefault="006E2C9B" w:rsidP="00145892">
      <w:pPr>
        <w:spacing w:after="0"/>
        <w:jc w:val="both"/>
        <w:rPr>
          <w:lang w:val="en-GB"/>
        </w:rPr>
      </w:pPr>
      <w:hyperlink w:anchor="saveParameters" w:history="1">
        <w:proofErr w:type="spellStart"/>
        <w:r w:rsidR="00A4487E" w:rsidRPr="00F71A7C">
          <w:rPr>
            <w:rStyle w:val="Lienhypertexte"/>
            <w:lang w:val="en-GB"/>
          </w:rPr>
          <w:t>saveParameters</w:t>
        </w:r>
        <w:proofErr w:type="spellEnd"/>
      </w:hyperlink>
      <w:r w:rsidR="00145892" w:rsidRPr="00F71A7C">
        <w:rPr>
          <w:lang w:val="en-GB"/>
        </w:rPr>
        <w:t xml:space="preserve">, </w:t>
      </w:r>
      <w:hyperlink w:anchor="settings" w:history="1">
        <w:r w:rsidR="00145892" w:rsidRPr="00F71A7C">
          <w:rPr>
            <w:rStyle w:val="Lienhypertexte"/>
            <w:lang w:val="en-GB"/>
          </w:rPr>
          <w:t>settings</w:t>
        </w:r>
      </w:hyperlink>
      <w:r w:rsidR="00145892" w:rsidRPr="00F71A7C">
        <w:rPr>
          <w:lang w:val="en-GB"/>
        </w:rPr>
        <w:t xml:space="preserve">, </w:t>
      </w:r>
      <w:hyperlink w:anchor="loadedModel" w:history="1">
        <w:proofErr w:type="spellStart"/>
        <w:r w:rsidR="00145892" w:rsidRPr="00F71A7C">
          <w:rPr>
            <w:rStyle w:val="Lienhypertexte"/>
            <w:lang w:val="en-GB"/>
          </w:rPr>
          <w:t>loadedModel</w:t>
        </w:r>
        <w:proofErr w:type="spellEnd"/>
      </w:hyperlink>
      <w:r w:rsidR="00145892" w:rsidRPr="00F71A7C">
        <w:rPr>
          <w:lang w:val="en-GB"/>
        </w:rPr>
        <w:t xml:space="preserve">, </w:t>
      </w:r>
      <w:hyperlink w:anchor="cells" w:history="1">
        <w:r w:rsidR="00145892" w:rsidRPr="00F71A7C">
          <w:rPr>
            <w:rStyle w:val="Lienhypertexte"/>
            <w:lang w:val="en-GB"/>
          </w:rPr>
          <w:t>cells</w:t>
        </w:r>
      </w:hyperlink>
    </w:p>
    <w:p w14:paraId="7309BFFF" w14:textId="77777777" w:rsidR="00616B6A" w:rsidRPr="00F71A7C" w:rsidRDefault="00616B6A" w:rsidP="00616B6A">
      <w:pPr>
        <w:spacing w:after="0"/>
        <w:jc w:val="both"/>
        <w:rPr>
          <w:lang w:val="en-GB"/>
        </w:rPr>
      </w:pPr>
    </w:p>
    <w:p w14:paraId="4884958B" w14:textId="11C7E9ED" w:rsidR="00C32807" w:rsidRPr="00F71A7C" w:rsidRDefault="00C32807" w:rsidP="00C32807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53" w:name="countElements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countElements</w:t>
      </w:r>
      <w:proofErr w:type="spellEnd"/>
    </w:p>
    <w:bookmarkEnd w:id="53"/>
    <w:p w14:paraId="2169E238" w14:textId="4A5C35F1" w:rsidR="00C32807" w:rsidRPr="00F71A7C" w:rsidRDefault="00B92FCF" w:rsidP="00C32807">
      <w:pPr>
        <w:spacing w:before="120" w:after="0" w:line="252" w:lineRule="auto"/>
        <w:rPr>
          <w:ins w:id="54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Count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number of elements from the loaded COMSOL model that have a label containing the given string.</w:t>
      </w:r>
    </w:p>
    <w:p w14:paraId="76184752" w14:textId="77777777" w:rsidR="00C32807" w:rsidRPr="00F71A7C" w:rsidRDefault="00C32807" w:rsidP="00C32807">
      <w:pPr>
        <w:spacing w:after="0" w:line="252" w:lineRule="auto"/>
        <w:rPr>
          <w:ins w:id="55" w:author="Modifications depuis 1.0" w:date="2021-04-26T14:31:00Z"/>
          <w:rFonts w:ascii="Calibri" w:eastAsia="Calibri" w:hAnsi="Calibri" w:cs="Arial"/>
          <w:lang w:val="en-GB"/>
        </w:rPr>
      </w:pPr>
    </w:p>
    <w:p w14:paraId="1C7511D9" w14:textId="77777777" w:rsidR="00C32807" w:rsidRPr="00F71A7C" w:rsidRDefault="00C32807" w:rsidP="00C32807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56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523A6B73" w14:textId="0661F475" w:rsidR="00C32807" w:rsidRPr="00F71A7C" w:rsidRDefault="009F297C" w:rsidP="00C32807">
      <w:pPr>
        <w:pStyle w:val="Code"/>
      </w:pPr>
      <w:r w:rsidRPr="00F71A7C">
        <w:t xml:space="preserve">[count] = </w:t>
      </w:r>
      <w:proofErr w:type="spellStart"/>
      <w:r w:rsidRPr="00F71A7C">
        <w:t>countElements</w:t>
      </w:r>
      <w:proofErr w:type="spellEnd"/>
      <w:r w:rsidRPr="00F71A7C">
        <w:t>(app, type)</w:t>
      </w:r>
    </w:p>
    <w:p w14:paraId="08529FE9" w14:textId="4CAE6298" w:rsidR="00DF394F" w:rsidRPr="00F71A7C" w:rsidRDefault="00DF394F" w:rsidP="00DF394F">
      <w:pPr>
        <w:pStyle w:val="Paragraphedeliste"/>
        <w:numPr>
          <w:ilvl w:val="0"/>
          <w:numId w:val="9"/>
        </w:numPr>
      </w:pPr>
      <w:r w:rsidRPr="00F71A7C">
        <w:t xml:space="preserve">With type = </w:t>
      </w:r>
      <w:r w:rsidR="002E24B1" w:rsidRPr="00F71A7C">
        <w:rPr>
          <w:rStyle w:val="CodeCar"/>
        </w:rPr>
        <w:t xml:space="preserve">"Cell" </w:t>
      </w:r>
      <w:r w:rsidR="00917617" w:rsidRPr="00F71A7C">
        <w:rPr>
          <w:rStyle w:val="CodeCar"/>
        </w:rPr>
        <w:t>or</w:t>
      </w:r>
      <w:r w:rsidR="002E24B1" w:rsidRPr="00F71A7C">
        <w:rPr>
          <w:rStyle w:val="CodeCar"/>
        </w:rPr>
        <w:t xml:space="preserve"> "Electrode" </w:t>
      </w:r>
      <w:r w:rsidR="00917617" w:rsidRPr="00F71A7C">
        <w:rPr>
          <w:rStyle w:val="CodeCar"/>
        </w:rPr>
        <w:t xml:space="preserve">or </w:t>
      </w:r>
      <w:r w:rsidR="002E24B1" w:rsidRPr="00F71A7C">
        <w:rPr>
          <w:rStyle w:val="CodeCar"/>
        </w:rPr>
        <w:t>"</w:t>
      </w:r>
      <w:r w:rsidR="00A21B62" w:rsidRPr="00F71A7C">
        <w:rPr>
          <w:rStyle w:val="CodeCar"/>
        </w:rPr>
        <w:t>Bioreactor</w:t>
      </w:r>
      <w:r w:rsidR="002E24B1" w:rsidRPr="00F71A7C">
        <w:rPr>
          <w:rStyle w:val="CodeCar"/>
        </w:rPr>
        <w:t xml:space="preserve">" </w:t>
      </w:r>
      <w:r w:rsidR="00917617" w:rsidRPr="00F71A7C">
        <w:rPr>
          <w:rStyle w:val="CodeCar"/>
        </w:rPr>
        <w:t xml:space="preserve">or </w:t>
      </w:r>
      <w:r w:rsidR="002E24B1" w:rsidRPr="00F71A7C">
        <w:rPr>
          <w:rStyle w:val="CodeCar"/>
        </w:rPr>
        <w:t>"</w:t>
      </w:r>
      <w:r w:rsidR="00FB54C9" w:rsidRPr="00F71A7C">
        <w:rPr>
          <w:rStyle w:val="CodeCar"/>
        </w:rPr>
        <w:t>Pt</w:t>
      </w:r>
      <w:r w:rsidR="002E24B1" w:rsidRPr="00F71A7C">
        <w:rPr>
          <w:rStyle w:val="CodeCar"/>
        </w:rPr>
        <w:t>"</w:t>
      </w:r>
    </w:p>
    <w:p w14:paraId="26390EC5" w14:textId="77777777" w:rsidR="00C32807" w:rsidRPr="00F71A7C" w:rsidRDefault="00C32807" w:rsidP="00C32807">
      <w:pPr>
        <w:pStyle w:val="Code"/>
      </w:pPr>
    </w:p>
    <w:p w14:paraId="75F855EF" w14:textId="77777777" w:rsidR="00C32807" w:rsidRPr="00F71A7C" w:rsidRDefault="00C32807" w:rsidP="00C32807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43292036" w14:textId="2B28286A" w:rsidR="00F41F70" w:rsidRPr="00F71A7C" w:rsidRDefault="00150AAE" w:rsidP="00CA115F">
      <w:pPr>
        <w:pStyle w:val="Paragraphedeliste"/>
        <w:numPr>
          <w:ilvl w:val="0"/>
          <w:numId w:val="9"/>
        </w:numPr>
        <w:spacing w:after="0" w:line="252" w:lineRule="auto"/>
      </w:pPr>
      <w:r w:rsidRPr="00F71A7C">
        <w:lastRenderedPageBreak/>
        <w:t xml:space="preserve">Parses the geometry of the loaded COMSOL object </w:t>
      </w:r>
      <w:r w:rsidR="00F41F70" w:rsidRPr="00F71A7C">
        <w:t xml:space="preserve">for individual component </w:t>
      </w:r>
      <w:r w:rsidR="006B0C6E" w:rsidRPr="00F71A7C">
        <w:t xml:space="preserve">labels </w:t>
      </w:r>
      <w:r w:rsidR="00F41F70" w:rsidRPr="00F71A7C">
        <w:t>and counts those corresponding to the input.</w:t>
      </w:r>
    </w:p>
    <w:p w14:paraId="53E82B29" w14:textId="1D5715E4" w:rsidR="00265EB1" w:rsidRPr="00F71A7C" w:rsidRDefault="00265EB1" w:rsidP="00CA115F">
      <w:pPr>
        <w:pStyle w:val="Paragraphedeliste"/>
        <w:numPr>
          <w:ilvl w:val="0"/>
          <w:numId w:val="9"/>
        </w:numPr>
        <w:spacing w:after="0" w:line="252" w:lineRule="auto"/>
      </w:pPr>
      <w:r w:rsidRPr="00F71A7C">
        <w:t>Returns the count</w:t>
      </w:r>
      <w:r w:rsidR="00F8077B" w:rsidRPr="00F71A7C">
        <w:t>.</w:t>
      </w:r>
    </w:p>
    <w:p w14:paraId="19A8C99B" w14:textId="77777777" w:rsidR="00C32807" w:rsidRPr="00F71A7C" w:rsidRDefault="00C32807" w:rsidP="00C32807">
      <w:pPr>
        <w:spacing w:after="0" w:line="252" w:lineRule="auto"/>
        <w:rPr>
          <w:lang w:val="en-GB"/>
        </w:rPr>
      </w:pPr>
    </w:p>
    <w:p w14:paraId="7B4AF135" w14:textId="77777777" w:rsidR="00C32807" w:rsidRPr="00F71A7C" w:rsidRDefault="00C32807" w:rsidP="00C32807">
      <w:pPr>
        <w:pStyle w:val="Spacedtitle"/>
      </w:pPr>
      <w:r w:rsidRPr="00F71A7C">
        <w:t>See also</w:t>
      </w:r>
    </w:p>
    <w:p w14:paraId="05147D69" w14:textId="7F77CB3F" w:rsidR="00C32807" w:rsidRPr="00F71A7C" w:rsidRDefault="006E2C9B" w:rsidP="00C32807">
      <w:pPr>
        <w:spacing w:after="0"/>
        <w:jc w:val="both"/>
        <w:rPr>
          <w:lang w:val="en-GB"/>
        </w:rPr>
      </w:pPr>
      <w:hyperlink w:anchor="loadedModel" w:history="1">
        <w:proofErr w:type="spellStart"/>
        <w:r w:rsidR="00C32807" w:rsidRPr="00F71A7C">
          <w:rPr>
            <w:rStyle w:val="Lienhypertexte"/>
            <w:lang w:val="en-GB"/>
          </w:rPr>
          <w:t>loadedModel</w:t>
        </w:r>
        <w:proofErr w:type="spellEnd"/>
      </w:hyperlink>
    </w:p>
    <w:p w14:paraId="35895A9A" w14:textId="77777777" w:rsidR="00891A53" w:rsidRPr="00F71A7C" w:rsidRDefault="00891A53" w:rsidP="00891A53">
      <w:pPr>
        <w:spacing w:after="0"/>
        <w:jc w:val="both"/>
        <w:rPr>
          <w:lang w:val="en-GB"/>
        </w:rPr>
      </w:pPr>
    </w:p>
    <w:p w14:paraId="2D48B1AA" w14:textId="565353BD" w:rsidR="00C92B82" w:rsidRPr="00F71A7C" w:rsidRDefault="00C92B82" w:rsidP="00C92B82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57" w:name="initFigure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initFigure</w:t>
      </w:r>
      <w:proofErr w:type="spellEnd"/>
    </w:p>
    <w:bookmarkEnd w:id="57"/>
    <w:p w14:paraId="58D4A311" w14:textId="28C5E12D" w:rsidR="00C92B82" w:rsidRPr="00F71A7C" w:rsidRDefault="00B74CB5" w:rsidP="00C92B82">
      <w:pPr>
        <w:spacing w:before="120" w:after="0" w:line="252" w:lineRule="auto"/>
        <w:rPr>
          <w:ins w:id="58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Initialize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</w:t>
      </w:r>
      <w:proofErr w:type="spellStart"/>
      <w:r w:rsidRPr="00F71A7C">
        <w:rPr>
          <w:rFonts w:ascii="Calibri" w:eastAsia="Calibri" w:hAnsi="Calibri" w:cs="Arial"/>
          <w:lang w:val="en-GB"/>
        </w:rPr>
        <w:t>externalFigure</w:t>
      </w:r>
      <w:proofErr w:type="spellEnd"/>
      <w:r w:rsidRPr="00F71A7C">
        <w:rPr>
          <w:rFonts w:ascii="Calibri" w:eastAsia="Calibri" w:hAnsi="Calibri" w:cs="Arial"/>
          <w:lang w:val="en-GB"/>
        </w:rPr>
        <w:t xml:space="preserve"> from app properties</w:t>
      </w:r>
      <w:r w:rsidR="00C92B82" w:rsidRPr="00F71A7C">
        <w:rPr>
          <w:rFonts w:ascii="Calibri" w:eastAsia="Calibri" w:hAnsi="Calibri" w:cs="Arial"/>
          <w:lang w:val="en-GB"/>
        </w:rPr>
        <w:t>.</w:t>
      </w:r>
    </w:p>
    <w:p w14:paraId="7080BAFC" w14:textId="77777777" w:rsidR="00C92B82" w:rsidRPr="00F71A7C" w:rsidRDefault="00C92B82" w:rsidP="00C92B82">
      <w:pPr>
        <w:spacing w:after="0" w:line="252" w:lineRule="auto"/>
        <w:rPr>
          <w:ins w:id="59" w:author="Modifications depuis 1.0" w:date="2021-04-26T14:31:00Z"/>
          <w:rFonts w:ascii="Calibri" w:eastAsia="Calibri" w:hAnsi="Calibri" w:cs="Arial"/>
          <w:lang w:val="en-GB"/>
        </w:rPr>
      </w:pPr>
    </w:p>
    <w:p w14:paraId="15924066" w14:textId="77777777" w:rsidR="00C92B82" w:rsidRPr="00F71A7C" w:rsidRDefault="00C92B82" w:rsidP="00C92B82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ins w:id="60" w:author="Modifications depuis 1.0" w:date="2021-04-26T14:31:00Z">
        <w:r w:rsidRPr="00F71A7C">
          <w:rPr>
            <w:rFonts w:ascii="Helvetica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26BD3D6E" w14:textId="4504A787" w:rsidR="00C92B82" w:rsidRPr="00F71A7C" w:rsidRDefault="009D5DF9" w:rsidP="00C92B82">
      <w:pPr>
        <w:pStyle w:val="Code"/>
      </w:pPr>
      <w:proofErr w:type="spellStart"/>
      <w:r w:rsidRPr="00F71A7C">
        <w:t>initFigure</w:t>
      </w:r>
      <w:proofErr w:type="spellEnd"/>
      <w:r w:rsidR="00C92B82" w:rsidRPr="00F71A7C">
        <w:t>(app)</w:t>
      </w:r>
    </w:p>
    <w:p w14:paraId="44EA7D87" w14:textId="77777777" w:rsidR="00C92B82" w:rsidRPr="00F71A7C" w:rsidRDefault="00C92B82" w:rsidP="00C92B82">
      <w:pPr>
        <w:pStyle w:val="Code"/>
        <w:rPr>
          <w:rFonts w:asciiTheme="minorHAnsi" w:hAnsiTheme="minorHAnsi"/>
          <w:sz w:val="22"/>
          <w:szCs w:val="22"/>
        </w:rPr>
      </w:pPr>
    </w:p>
    <w:p w14:paraId="72DE7257" w14:textId="77777777" w:rsidR="00C92B82" w:rsidRPr="00F71A7C" w:rsidRDefault="00C92B82" w:rsidP="00C92B82">
      <w:pPr>
        <w:spacing w:after="0" w:line="252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description</w:t>
      </w:r>
    </w:p>
    <w:p w14:paraId="5AD56CB0" w14:textId="05564D1B" w:rsidR="00C92B82" w:rsidRPr="00F71A7C" w:rsidRDefault="00CF10D1" w:rsidP="00C92B82">
      <w:pPr>
        <w:pStyle w:val="Paragraphedeliste"/>
        <w:numPr>
          <w:ilvl w:val="0"/>
          <w:numId w:val="9"/>
        </w:numPr>
        <w:spacing w:after="0" w:line="252" w:lineRule="auto"/>
      </w:pPr>
      <w:r w:rsidRPr="00F71A7C">
        <w:t>Creates a</w:t>
      </w:r>
      <w:r w:rsidR="00426B88" w:rsidRPr="00F71A7C">
        <w:t xml:space="preserve">n external figure </w:t>
      </w:r>
      <w:r w:rsidR="008711DD" w:rsidRPr="00F71A7C">
        <w:t xml:space="preserve">if </w:t>
      </w:r>
      <w:r w:rsidR="009562FF" w:rsidRPr="00F71A7C">
        <w:t>necessary, otherwise just shows the existing one.</w:t>
      </w:r>
    </w:p>
    <w:p w14:paraId="45C3E9F8" w14:textId="74DE58FD" w:rsidR="009562FF" w:rsidRPr="00F71A7C" w:rsidRDefault="009562FF" w:rsidP="00C92B82">
      <w:pPr>
        <w:pStyle w:val="Paragraphedeliste"/>
        <w:numPr>
          <w:ilvl w:val="0"/>
          <w:numId w:val="9"/>
        </w:numPr>
        <w:spacing w:after="0" w:line="252" w:lineRule="auto"/>
      </w:pPr>
      <w:r w:rsidRPr="00F71A7C">
        <w:t>Used to limit the number of external figures to 1.</w:t>
      </w:r>
    </w:p>
    <w:p w14:paraId="48B78A28" w14:textId="77777777" w:rsidR="00C92B82" w:rsidRPr="00F71A7C" w:rsidRDefault="00C92B82" w:rsidP="00C92B82">
      <w:pPr>
        <w:spacing w:after="0" w:line="252" w:lineRule="auto"/>
        <w:rPr>
          <w:lang w:val="en-GB"/>
        </w:rPr>
      </w:pPr>
    </w:p>
    <w:p w14:paraId="443C01CA" w14:textId="77777777" w:rsidR="00C92B82" w:rsidRPr="00F71A7C" w:rsidRDefault="00C92B82" w:rsidP="00C92B82">
      <w:pPr>
        <w:pStyle w:val="Spacedtitle"/>
      </w:pPr>
      <w:r w:rsidRPr="00F71A7C">
        <w:t>See also</w:t>
      </w:r>
    </w:p>
    <w:p w14:paraId="4D1D7361" w14:textId="581975CE" w:rsidR="00C92B82" w:rsidRPr="00F71A7C" w:rsidRDefault="006E2C9B" w:rsidP="00C92B82">
      <w:pPr>
        <w:spacing w:after="0"/>
        <w:jc w:val="both"/>
        <w:rPr>
          <w:lang w:val="en-GB"/>
        </w:rPr>
      </w:pPr>
      <w:hyperlink w:anchor="externalFigure" w:history="1">
        <w:proofErr w:type="spellStart"/>
        <w:r w:rsidR="009562FF" w:rsidRPr="00F71A7C">
          <w:rPr>
            <w:rStyle w:val="Lienhypertexte"/>
            <w:lang w:val="en-GB"/>
          </w:rPr>
          <w:t>externalFigure</w:t>
        </w:r>
        <w:proofErr w:type="spellEnd"/>
      </w:hyperlink>
    </w:p>
    <w:p w14:paraId="2D72E870" w14:textId="77777777" w:rsidR="00036675" w:rsidRPr="00F71A7C" w:rsidRDefault="00036675" w:rsidP="00036675">
      <w:pPr>
        <w:spacing w:after="0"/>
        <w:jc w:val="both"/>
        <w:rPr>
          <w:lang w:val="en-GB"/>
        </w:rPr>
      </w:pPr>
    </w:p>
    <w:p w14:paraId="2CA413C2" w14:textId="450EB5CB" w:rsidR="00AD6C47" w:rsidRPr="00F71A7C" w:rsidRDefault="006D6974" w:rsidP="00AD6C47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61" w:name="IMSCellPreview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IMSCellPreview</w:t>
      </w:r>
      <w:proofErr w:type="spellEnd"/>
    </w:p>
    <w:bookmarkEnd w:id="61"/>
    <w:p w14:paraId="2D96D185" w14:textId="638963C8" w:rsidR="00AD6C47" w:rsidRPr="00F71A7C" w:rsidRDefault="005C6D8D" w:rsidP="00AD6C47">
      <w:pPr>
        <w:spacing w:before="120" w:after="0" w:line="252" w:lineRule="auto"/>
        <w:rPr>
          <w:ins w:id="62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Plot</w:t>
      </w:r>
      <w:r w:rsidR="00C86B1B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the geometry of each loaded cell from IMS folder as an ellipsoid</w:t>
      </w:r>
      <w:r w:rsidR="00AD6C47" w:rsidRPr="00F71A7C">
        <w:rPr>
          <w:rFonts w:ascii="Calibri" w:eastAsia="Calibri" w:hAnsi="Calibri" w:cs="Arial"/>
          <w:lang w:val="en-GB"/>
        </w:rPr>
        <w:t>.</w:t>
      </w:r>
    </w:p>
    <w:p w14:paraId="0DF09F34" w14:textId="77777777" w:rsidR="00AD6C47" w:rsidRPr="00F71A7C" w:rsidRDefault="00AD6C47" w:rsidP="00AD6C47">
      <w:pPr>
        <w:spacing w:after="0" w:line="252" w:lineRule="auto"/>
        <w:rPr>
          <w:ins w:id="63" w:author="Modifications depuis 1.0" w:date="2021-04-26T14:31:00Z"/>
          <w:rFonts w:ascii="Calibri" w:eastAsia="Calibri" w:hAnsi="Calibri" w:cs="Arial"/>
          <w:lang w:val="en-GB"/>
        </w:rPr>
      </w:pPr>
    </w:p>
    <w:p w14:paraId="63185718" w14:textId="77777777" w:rsidR="00AD6C47" w:rsidRPr="00F71A7C" w:rsidRDefault="00AD6C47" w:rsidP="00AD6C47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ins w:id="64" w:author="Modifications depuis 1.0" w:date="2021-04-26T14:31:00Z">
        <w:r w:rsidRPr="00F71A7C">
          <w:rPr>
            <w:rFonts w:ascii="Helvetica" w:eastAsia="Calibri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37D21F51" w14:textId="6EC37564" w:rsidR="00AD6C47" w:rsidRPr="00F71A7C" w:rsidRDefault="0062231F" w:rsidP="00AD6C47">
      <w:pPr>
        <w:spacing w:after="0" w:line="256" w:lineRule="auto"/>
        <w:rPr>
          <w:rFonts w:ascii="Consolas" w:hAnsi="Consolas" w:cs="Arial"/>
          <w:sz w:val="20"/>
          <w:szCs w:val="20"/>
          <w:lang w:val="en-GB"/>
        </w:rPr>
      </w:pPr>
      <w:proofErr w:type="spellStart"/>
      <w:r w:rsidRPr="00F71A7C">
        <w:rPr>
          <w:rFonts w:ascii="Consolas" w:hAnsi="Consolas"/>
          <w:sz w:val="20"/>
          <w:szCs w:val="20"/>
          <w:lang w:val="en-GB"/>
        </w:rPr>
        <w:t>IMSCellPreview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 xml:space="preserve">(app, </w:t>
      </w:r>
      <w:proofErr w:type="spellStart"/>
      <w:r w:rsidRPr="00F71A7C">
        <w:rPr>
          <w:rFonts w:ascii="Consolas" w:hAnsi="Consolas"/>
          <w:sz w:val="20"/>
          <w:szCs w:val="20"/>
          <w:lang w:val="en-GB"/>
        </w:rPr>
        <w:t>ax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>)</w:t>
      </w:r>
    </w:p>
    <w:p w14:paraId="130839F9" w14:textId="77777777" w:rsidR="00AD6C47" w:rsidRPr="00F71A7C" w:rsidRDefault="00AD6C47" w:rsidP="00AD6C47">
      <w:pPr>
        <w:spacing w:after="0" w:line="256" w:lineRule="auto"/>
        <w:rPr>
          <w:rFonts w:ascii="Calibri" w:hAnsi="Calibri"/>
          <w:lang w:val="en-GB"/>
        </w:rPr>
      </w:pPr>
    </w:p>
    <w:p w14:paraId="3DA4CD3D" w14:textId="77777777" w:rsidR="00AD6C47" w:rsidRPr="00F71A7C" w:rsidRDefault="00AD6C47" w:rsidP="00AD6C47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eastAsia="Calibri" w:hAnsi="Helvetica" w:cs="Helvetica"/>
          <w:b/>
          <w:caps/>
          <w:spacing w:val="60"/>
          <w:sz w:val="20"/>
          <w:lang w:val="en-GB"/>
        </w:rPr>
        <w:t>description</w:t>
      </w:r>
    </w:p>
    <w:p w14:paraId="76627772" w14:textId="04F161EF" w:rsidR="00AD6C47" w:rsidRPr="00F71A7C" w:rsidRDefault="003A7898" w:rsidP="00AD6C47">
      <w:pPr>
        <w:numPr>
          <w:ilvl w:val="0"/>
          <w:numId w:val="9"/>
        </w:numPr>
        <w:spacing w:after="0" w:line="252" w:lineRule="auto"/>
        <w:contextualSpacing/>
        <w:rPr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 xml:space="preserve">Displays a 3D preview of the imported cells in the </w:t>
      </w:r>
      <w:r w:rsidR="00912DD9" w:rsidRPr="00F71A7C">
        <w:rPr>
          <w:rFonts w:ascii="Calibri" w:eastAsia="Calibri" w:hAnsi="Calibri" w:cs="Arial"/>
          <w:lang w:val="en-GB"/>
        </w:rPr>
        <w:t>given axes</w:t>
      </w:r>
      <w:r w:rsidR="00CA3AE8" w:rsidRPr="00F71A7C">
        <w:rPr>
          <w:rFonts w:ascii="Calibri" w:eastAsia="Calibri" w:hAnsi="Calibri" w:cs="Arial"/>
          <w:lang w:val="en-GB"/>
        </w:rPr>
        <w:t>.</w:t>
      </w:r>
    </w:p>
    <w:p w14:paraId="3A8D4BE6" w14:textId="77777777" w:rsidR="00AD6C47" w:rsidRPr="00F71A7C" w:rsidRDefault="00AD6C47" w:rsidP="00AD6C47">
      <w:pPr>
        <w:spacing w:after="0" w:line="252" w:lineRule="auto"/>
        <w:rPr>
          <w:rFonts w:ascii="Calibri" w:eastAsia="Calibri" w:hAnsi="Calibri" w:cs="Arial"/>
          <w:lang w:val="en-GB"/>
        </w:rPr>
      </w:pPr>
    </w:p>
    <w:p w14:paraId="59A57737" w14:textId="77777777" w:rsidR="00AD6C47" w:rsidRPr="00F71A7C" w:rsidRDefault="00AD6C47" w:rsidP="00AD6C47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See also</w:t>
      </w:r>
    </w:p>
    <w:p w14:paraId="3BDB6FD1" w14:textId="49703813" w:rsidR="00AD6C47" w:rsidRPr="00F71A7C" w:rsidRDefault="006E2C9B" w:rsidP="00AD6C47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  <w:hyperlink r:id="rId13" w:anchor="cells" w:history="1">
        <w:r w:rsidR="00AD6C47" w:rsidRPr="00F71A7C">
          <w:rPr>
            <w:rFonts w:ascii="Calibri" w:eastAsia="Calibri" w:hAnsi="Calibri" w:cs="Arial"/>
            <w:color w:val="0563C1"/>
            <w:lang w:val="en-GB"/>
          </w:rPr>
          <w:t>cells</w:t>
        </w:r>
      </w:hyperlink>
    </w:p>
    <w:p w14:paraId="5E42D7A1" w14:textId="77777777" w:rsidR="00FD4FB2" w:rsidRPr="00F71A7C" w:rsidRDefault="00FD4FB2" w:rsidP="00AD6C47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</w:p>
    <w:p w14:paraId="0C680425" w14:textId="30793C36" w:rsidR="00FD4FB2" w:rsidRPr="00F71A7C" w:rsidRDefault="00FD4FB2" w:rsidP="00FD4FB2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65" w:name="checkIMSFiles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chec</w:t>
      </w:r>
      <w:r w:rsidR="007C29B1"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k</w:t>
      </w:r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IMSFiles</w:t>
      </w:r>
      <w:proofErr w:type="spellEnd"/>
    </w:p>
    <w:bookmarkEnd w:id="65"/>
    <w:p w14:paraId="0D73B4B8" w14:textId="7F8D1C73" w:rsidR="00FD4FB2" w:rsidRPr="00F71A7C" w:rsidRDefault="00C86B1B" w:rsidP="00FD4FB2">
      <w:pPr>
        <w:spacing w:before="120" w:after="0" w:line="252" w:lineRule="auto"/>
        <w:rPr>
          <w:ins w:id="66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Checks if all mandatory and needed csv files are in the selected IMS folder</w:t>
      </w:r>
      <w:r w:rsidR="00FD4FB2" w:rsidRPr="00F71A7C">
        <w:rPr>
          <w:rFonts w:ascii="Calibri" w:eastAsia="Calibri" w:hAnsi="Calibri" w:cs="Arial"/>
          <w:lang w:val="en-GB"/>
        </w:rPr>
        <w:t>.</w:t>
      </w:r>
    </w:p>
    <w:p w14:paraId="2AE8AFF1" w14:textId="77777777" w:rsidR="00FD4FB2" w:rsidRPr="00F71A7C" w:rsidRDefault="00FD4FB2" w:rsidP="00FD4FB2">
      <w:pPr>
        <w:spacing w:after="0" w:line="252" w:lineRule="auto"/>
        <w:rPr>
          <w:ins w:id="67" w:author="Modifications depuis 1.0" w:date="2021-04-26T14:31:00Z"/>
          <w:rFonts w:ascii="Calibri" w:eastAsia="Calibri" w:hAnsi="Calibri" w:cs="Arial"/>
          <w:lang w:val="en-GB"/>
        </w:rPr>
      </w:pPr>
    </w:p>
    <w:p w14:paraId="3BB273C3" w14:textId="77777777" w:rsidR="00FD4FB2" w:rsidRPr="00F71A7C" w:rsidRDefault="00FD4FB2" w:rsidP="00FD4FB2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ins w:id="68" w:author="Modifications depuis 1.0" w:date="2021-04-26T14:31:00Z">
        <w:r w:rsidRPr="00F71A7C">
          <w:rPr>
            <w:rFonts w:ascii="Helvetica" w:eastAsia="Calibri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480FD70E" w14:textId="3E1CB9D9" w:rsidR="00FD4FB2" w:rsidRPr="00F71A7C" w:rsidRDefault="00703CDE" w:rsidP="00FD4FB2">
      <w:pPr>
        <w:spacing w:after="0" w:line="256" w:lineRule="auto"/>
        <w:rPr>
          <w:rFonts w:ascii="Consolas" w:hAnsi="Consolas" w:cs="Arial"/>
          <w:sz w:val="20"/>
          <w:szCs w:val="20"/>
          <w:lang w:val="en-GB"/>
        </w:rPr>
      </w:pPr>
      <w:r w:rsidRPr="00F71A7C">
        <w:rPr>
          <w:rFonts w:ascii="Consolas" w:hAnsi="Consolas"/>
          <w:sz w:val="20"/>
          <w:szCs w:val="20"/>
          <w:lang w:val="en-GB"/>
        </w:rPr>
        <w:t xml:space="preserve">[success] = </w:t>
      </w:r>
      <w:proofErr w:type="spellStart"/>
      <w:r w:rsidRPr="00F71A7C">
        <w:rPr>
          <w:rFonts w:ascii="Consolas" w:hAnsi="Consolas"/>
          <w:sz w:val="20"/>
          <w:szCs w:val="20"/>
          <w:lang w:val="en-GB"/>
        </w:rPr>
        <w:t>checkIMSFiles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 xml:space="preserve">(app, </w:t>
      </w:r>
      <w:proofErr w:type="spellStart"/>
      <w:r w:rsidRPr="00F71A7C">
        <w:rPr>
          <w:rFonts w:ascii="Consolas" w:hAnsi="Consolas"/>
          <w:sz w:val="20"/>
          <w:szCs w:val="20"/>
          <w:lang w:val="en-GB"/>
        </w:rPr>
        <w:t>dirpath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>)</w:t>
      </w:r>
    </w:p>
    <w:p w14:paraId="22BA1E69" w14:textId="77777777" w:rsidR="00FD4FB2" w:rsidRPr="00F71A7C" w:rsidRDefault="00FD4FB2" w:rsidP="00FD4FB2">
      <w:pPr>
        <w:spacing w:after="0" w:line="256" w:lineRule="auto"/>
        <w:rPr>
          <w:rFonts w:ascii="Calibri" w:hAnsi="Calibri"/>
          <w:lang w:val="en-GB"/>
        </w:rPr>
      </w:pPr>
    </w:p>
    <w:p w14:paraId="592D7251" w14:textId="77777777" w:rsidR="00FD4FB2" w:rsidRPr="00F71A7C" w:rsidRDefault="00FD4FB2" w:rsidP="00FD4FB2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eastAsia="Calibri" w:hAnsi="Helvetica" w:cs="Helvetica"/>
          <w:b/>
          <w:caps/>
          <w:spacing w:val="60"/>
          <w:sz w:val="20"/>
          <w:lang w:val="en-GB"/>
        </w:rPr>
        <w:t>description</w:t>
      </w:r>
    </w:p>
    <w:p w14:paraId="3F8774E7" w14:textId="14B53344" w:rsidR="00FD4FB2" w:rsidRPr="00F71A7C" w:rsidRDefault="00BC4657" w:rsidP="00FD4FB2">
      <w:pPr>
        <w:numPr>
          <w:ilvl w:val="0"/>
          <w:numId w:val="9"/>
        </w:numPr>
        <w:spacing w:after="0" w:line="252" w:lineRule="auto"/>
        <w:contextualSpacing/>
        <w:rPr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 xml:space="preserve">Checks if the following </w:t>
      </w:r>
      <w:r w:rsidR="000010DC" w:rsidRPr="00F71A7C">
        <w:rPr>
          <w:rFonts w:ascii="Calibri" w:eastAsia="Calibri" w:hAnsi="Calibri" w:cs="Arial"/>
          <w:lang w:val="en-GB"/>
        </w:rPr>
        <w:t xml:space="preserve">files exist in the given directory : </w:t>
      </w:r>
    </w:p>
    <w:p w14:paraId="54A5E4DE" w14:textId="5942BD78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_Position.csv</w:t>
      </w:r>
    </w:p>
    <w:p w14:paraId="504882E8" w14:textId="620A69A7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_Ellipsoid_Axis_A.csv</w:t>
      </w:r>
    </w:p>
    <w:p w14:paraId="50DE3186" w14:textId="72B29B19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_Ellipsoid_Axis_B.csv</w:t>
      </w:r>
    </w:p>
    <w:p w14:paraId="0E47BE86" w14:textId="5A6511AA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_Ellipsoid_Axis_C.csv</w:t>
      </w:r>
    </w:p>
    <w:p w14:paraId="6F39210F" w14:textId="7527C498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_Ellipsoid_Axis_Length_A.csv</w:t>
      </w:r>
    </w:p>
    <w:p w14:paraId="5B54B400" w14:textId="49F096CB" w:rsidR="000010DC" w:rsidRPr="00F71A7C" w:rsidRDefault="000010DC" w:rsidP="000010D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_Ellipsoid_Axis_Length_B.csv</w:t>
      </w:r>
    </w:p>
    <w:p w14:paraId="2174292F" w14:textId="14ED2651" w:rsidR="004571F4" w:rsidRPr="00F71A7C" w:rsidRDefault="000010DC" w:rsidP="00E64C4C">
      <w:pPr>
        <w:pStyle w:val="Code"/>
        <w:numPr>
          <w:ilvl w:val="1"/>
          <w:numId w:val="9"/>
        </w:numPr>
      </w:pPr>
      <w:r w:rsidRPr="00F71A7C">
        <w:rPr>
          <w:i/>
          <w:iCs/>
        </w:rPr>
        <w:t>&lt;name&gt;</w:t>
      </w:r>
      <w:r w:rsidRPr="00F71A7C">
        <w:t>_Ellipsoid_Axis_Length_C.cs</w:t>
      </w:r>
      <w:r w:rsidR="004571F4" w:rsidRPr="00F71A7C">
        <w:t>v</w:t>
      </w:r>
    </w:p>
    <w:p w14:paraId="505792AE" w14:textId="790F6E2D" w:rsidR="004571F4" w:rsidRPr="00F71A7C" w:rsidRDefault="004571F4" w:rsidP="004571F4">
      <w:pPr>
        <w:pStyle w:val="Paragraphedeliste"/>
        <w:numPr>
          <w:ilvl w:val="0"/>
          <w:numId w:val="9"/>
        </w:numPr>
      </w:pPr>
      <w:r w:rsidRPr="00F71A7C">
        <w:lastRenderedPageBreak/>
        <w:t xml:space="preserve">Returns 1 if </w:t>
      </w:r>
      <w:r w:rsidR="00E64C4C" w:rsidRPr="00F71A7C">
        <w:t>all are found, otherwise shows an error pop-up with the name of one missing file.</w:t>
      </w:r>
    </w:p>
    <w:p w14:paraId="742D1D5D" w14:textId="77777777" w:rsidR="00FD4FB2" w:rsidRPr="00F71A7C" w:rsidRDefault="00FD4FB2" w:rsidP="00FD4FB2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See also</w:t>
      </w:r>
    </w:p>
    <w:p w14:paraId="01CC64D6" w14:textId="2D047BBD" w:rsidR="00FD4FB2" w:rsidRPr="00F71A7C" w:rsidRDefault="006E2C9B" w:rsidP="00FD4FB2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  <w:hyperlink w:anchor="loadIMSFolderButtonPushed" w:history="1">
        <w:proofErr w:type="spellStart"/>
        <w:r w:rsidR="00AA2299" w:rsidRPr="00F71A7C">
          <w:rPr>
            <w:rStyle w:val="Lienhypertexte"/>
            <w:rFonts w:ascii="Calibri" w:eastAsia="Calibri" w:hAnsi="Calibri" w:cs="Arial"/>
            <w:lang w:val="en-GB"/>
          </w:rPr>
          <w:t>loadIMSFolderButtonPushed</w:t>
        </w:r>
        <w:proofErr w:type="spellEnd"/>
      </w:hyperlink>
      <w:r w:rsidR="00FD4FB2" w:rsidRPr="00F71A7C">
        <w:rPr>
          <w:rFonts w:ascii="Calibri" w:eastAsia="Calibri" w:hAnsi="Calibri" w:cs="Arial"/>
          <w:lang w:val="en-GB"/>
        </w:rPr>
        <w:t xml:space="preserve">, </w:t>
      </w:r>
      <w:hyperlink r:id="rId14" w:anchor="cells" w:history="1">
        <w:r w:rsidR="00FD4FB2" w:rsidRPr="00F71A7C">
          <w:rPr>
            <w:rFonts w:ascii="Calibri" w:eastAsia="Calibri" w:hAnsi="Calibri" w:cs="Arial"/>
            <w:color w:val="0563C1"/>
            <w:lang w:val="en-GB"/>
          </w:rPr>
          <w:t>cells</w:t>
        </w:r>
      </w:hyperlink>
    </w:p>
    <w:p w14:paraId="39E27D4A" w14:textId="77777777" w:rsidR="00FD4FB2" w:rsidRPr="00F71A7C" w:rsidRDefault="00FD4FB2" w:rsidP="00AD6C47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</w:p>
    <w:p w14:paraId="438C5607" w14:textId="44305088" w:rsidR="003E2046" w:rsidRPr="00F71A7C" w:rsidRDefault="003E2046" w:rsidP="003E2046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69" w:name="checkMandatoryFields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checkMandatoryFields</w:t>
      </w:r>
      <w:proofErr w:type="spellEnd"/>
    </w:p>
    <w:bookmarkEnd w:id="69"/>
    <w:p w14:paraId="79CD2E45" w14:textId="47250209" w:rsidR="003E2046" w:rsidRPr="00F71A7C" w:rsidRDefault="008F2A17" w:rsidP="003E2046">
      <w:pPr>
        <w:spacing w:before="120" w:after="0" w:line="252" w:lineRule="auto"/>
        <w:rPr>
          <w:ins w:id="70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Checks if all mandatory variables are not null</w:t>
      </w:r>
      <w:r w:rsidR="003E2046" w:rsidRPr="00F71A7C">
        <w:rPr>
          <w:rFonts w:ascii="Calibri" w:eastAsia="Calibri" w:hAnsi="Calibri" w:cs="Arial"/>
          <w:lang w:val="en-GB"/>
        </w:rPr>
        <w:t>.</w:t>
      </w:r>
      <w:r w:rsidR="00730071" w:rsidRPr="00F71A7C">
        <w:rPr>
          <w:rFonts w:ascii="Calibri" w:eastAsia="Calibri" w:hAnsi="Calibri" w:cs="Arial"/>
          <w:lang w:val="en-GB"/>
        </w:rPr>
        <w:t xml:space="preserve"> Used before running</w:t>
      </w:r>
      <w:r w:rsidR="003E2046" w:rsidRPr="00F71A7C">
        <w:rPr>
          <w:rFonts w:ascii="Calibri" w:eastAsia="Calibri" w:hAnsi="Calibri" w:cs="Arial"/>
          <w:lang w:val="en-GB"/>
        </w:rPr>
        <w:t>.</w:t>
      </w:r>
    </w:p>
    <w:p w14:paraId="4F750434" w14:textId="77777777" w:rsidR="003E2046" w:rsidRPr="00F71A7C" w:rsidRDefault="003E2046" w:rsidP="003E2046">
      <w:pPr>
        <w:spacing w:after="0" w:line="252" w:lineRule="auto"/>
        <w:rPr>
          <w:ins w:id="71" w:author="Modifications depuis 1.0" w:date="2021-04-26T14:31:00Z"/>
          <w:rFonts w:ascii="Calibri" w:eastAsia="Calibri" w:hAnsi="Calibri" w:cs="Arial"/>
          <w:lang w:val="en-GB"/>
        </w:rPr>
      </w:pPr>
    </w:p>
    <w:p w14:paraId="572F1189" w14:textId="77777777" w:rsidR="003E2046" w:rsidRPr="00F71A7C" w:rsidRDefault="003E2046" w:rsidP="003E2046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ins w:id="72" w:author="Modifications depuis 1.0" w:date="2021-04-26T14:31:00Z">
        <w:r w:rsidRPr="00F71A7C">
          <w:rPr>
            <w:rFonts w:ascii="Helvetica" w:eastAsia="Calibri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43C09C05" w14:textId="58A43218" w:rsidR="003E2046" w:rsidRPr="00F71A7C" w:rsidRDefault="003E2046" w:rsidP="003E2046">
      <w:pPr>
        <w:spacing w:after="0" w:line="256" w:lineRule="auto"/>
        <w:rPr>
          <w:rFonts w:ascii="Consolas" w:hAnsi="Consolas" w:cs="Arial"/>
          <w:sz w:val="20"/>
          <w:szCs w:val="20"/>
          <w:lang w:val="en-GB"/>
        </w:rPr>
      </w:pPr>
      <w:r w:rsidRPr="00F71A7C">
        <w:rPr>
          <w:rFonts w:ascii="Consolas" w:hAnsi="Consolas"/>
          <w:sz w:val="20"/>
          <w:szCs w:val="20"/>
          <w:lang w:val="en-GB"/>
        </w:rPr>
        <w:t xml:space="preserve">[success] = </w:t>
      </w:r>
      <w:proofErr w:type="spellStart"/>
      <w:r w:rsidR="00202B9A" w:rsidRPr="00F71A7C">
        <w:rPr>
          <w:rFonts w:ascii="Consolas" w:hAnsi="Consolas"/>
          <w:sz w:val="20"/>
          <w:szCs w:val="20"/>
          <w:lang w:val="en-GB"/>
        </w:rPr>
        <w:t>checkMandatoryFields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>(app)</w:t>
      </w:r>
    </w:p>
    <w:p w14:paraId="4F2E5132" w14:textId="77777777" w:rsidR="003E2046" w:rsidRPr="00F71A7C" w:rsidRDefault="003E2046" w:rsidP="003E2046">
      <w:pPr>
        <w:spacing w:after="0" w:line="256" w:lineRule="auto"/>
        <w:rPr>
          <w:rFonts w:ascii="Calibri" w:hAnsi="Calibri"/>
          <w:lang w:val="en-GB"/>
        </w:rPr>
      </w:pPr>
    </w:p>
    <w:p w14:paraId="3EEDBBCA" w14:textId="77777777" w:rsidR="003E2046" w:rsidRPr="00F71A7C" w:rsidRDefault="003E2046" w:rsidP="003E2046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eastAsia="Calibri" w:hAnsi="Helvetica" w:cs="Helvetica"/>
          <w:b/>
          <w:caps/>
          <w:spacing w:val="60"/>
          <w:sz w:val="20"/>
          <w:lang w:val="en-GB"/>
        </w:rPr>
        <w:t>description</w:t>
      </w:r>
    </w:p>
    <w:p w14:paraId="4149F8F1" w14:textId="2743B82D" w:rsidR="00B45BF8" w:rsidRPr="00F71A7C" w:rsidRDefault="00202B9A" w:rsidP="00B45BF8">
      <w:pPr>
        <w:numPr>
          <w:ilvl w:val="0"/>
          <w:numId w:val="9"/>
        </w:numPr>
        <w:spacing w:after="0" w:line="252" w:lineRule="auto"/>
        <w:contextualSpacing/>
        <w:rPr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Checks if a COMSOL Model was loaded.</w:t>
      </w:r>
    </w:p>
    <w:p w14:paraId="4AC91E7A" w14:textId="16166C9A" w:rsidR="00202B9A" w:rsidRPr="00F71A7C" w:rsidRDefault="00202B9A" w:rsidP="003E2046">
      <w:pPr>
        <w:numPr>
          <w:ilvl w:val="0"/>
          <w:numId w:val="9"/>
        </w:numPr>
        <w:spacing w:after="0" w:line="252" w:lineRule="auto"/>
        <w:contextualSpacing/>
        <w:rPr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Checks fo</w:t>
      </w:r>
      <w:r w:rsidR="005403C2" w:rsidRPr="00F71A7C">
        <w:rPr>
          <w:rFonts w:ascii="Calibri" w:eastAsia="Calibri" w:hAnsi="Calibri" w:cs="Arial"/>
          <w:lang w:val="en-GB"/>
        </w:rPr>
        <w:t xml:space="preserve">r </w:t>
      </w:r>
      <w:r w:rsidR="00911416" w:rsidRPr="00F71A7C">
        <w:rPr>
          <w:rFonts w:ascii="Calibri" w:eastAsia="Calibri" w:hAnsi="Calibri" w:cs="Arial"/>
          <w:lang w:val="en-GB"/>
        </w:rPr>
        <w:t xml:space="preserve">0 values in </w:t>
      </w:r>
      <w:r w:rsidR="00EA0E5E" w:rsidRPr="00F71A7C">
        <w:rPr>
          <w:rFonts w:ascii="Calibri" w:eastAsia="Calibri" w:hAnsi="Calibri" w:cs="Arial"/>
          <w:lang w:val="en-GB"/>
        </w:rPr>
        <w:t>the Electrical Components Panel.</w:t>
      </w:r>
    </w:p>
    <w:p w14:paraId="4DE0171B" w14:textId="77777777" w:rsidR="003E2046" w:rsidRPr="00F71A7C" w:rsidRDefault="003E2046" w:rsidP="003E2046">
      <w:pPr>
        <w:spacing w:after="0" w:line="252" w:lineRule="auto"/>
        <w:rPr>
          <w:rFonts w:ascii="Calibri" w:eastAsia="Calibri" w:hAnsi="Calibri" w:cs="Arial"/>
          <w:lang w:val="en-GB"/>
        </w:rPr>
      </w:pPr>
    </w:p>
    <w:p w14:paraId="28E353AE" w14:textId="77777777" w:rsidR="003E2046" w:rsidRPr="00F71A7C" w:rsidRDefault="003E2046" w:rsidP="003E2046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See also</w:t>
      </w:r>
    </w:p>
    <w:p w14:paraId="340E1121" w14:textId="195D062B" w:rsidR="003E2046" w:rsidRPr="00F71A7C" w:rsidRDefault="006E2C9B" w:rsidP="003E2046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  <w:hyperlink w:anchor="RunButtonPushed" w:history="1">
        <w:proofErr w:type="spellStart"/>
        <w:r w:rsidR="00C2599A" w:rsidRPr="00F71A7C">
          <w:rPr>
            <w:rStyle w:val="Lienhypertexte"/>
            <w:rFonts w:ascii="Calibri" w:eastAsia="Calibri" w:hAnsi="Calibri" w:cs="Arial"/>
            <w:lang w:val="en-GB"/>
          </w:rPr>
          <w:t>RunButtonPushed</w:t>
        </w:r>
        <w:proofErr w:type="spellEnd"/>
      </w:hyperlink>
      <w:r w:rsidR="003E2046" w:rsidRPr="00F71A7C">
        <w:rPr>
          <w:rFonts w:ascii="Calibri" w:eastAsia="Calibri" w:hAnsi="Calibri" w:cs="Arial"/>
          <w:lang w:val="en-GB"/>
        </w:rPr>
        <w:t xml:space="preserve">, </w:t>
      </w:r>
      <w:hyperlink r:id="rId15" w:anchor="loadedModel" w:history="1">
        <w:proofErr w:type="spellStart"/>
        <w:r w:rsidR="003E2046" w:rsidRPr="00F71A7C">
          <w:rPr>
            <w:rFonts w:ascii="Calibri" w:eastAsia="Calibri" w:hAnsi="Calibri" w:cs="Arial"/>
            <w:color w:val="0563C1"/>
            <w:lang w:val="en-GB"/>
          </w:rPr>
          <w:t>loadedModel</w:t>
        </w:r>
        <w:proofErr w:type="spellEnd"/>
      </w:hyperlink>
    </w:p>
    <w:p w14:paraId="775A0FBF" w14:textId="77777777" w:rsidR="001B53D8" w:rsidRPr="00F71A7C" w:rsidRDefault="001B53D8" w:rsidP="001B53D8">
      <w:pPr>
        <w:spacing w:after="0"/>
        <w:jc w:val="both"/>
        <w:rPr>
          <w:lang w:val="en-GB"/>
        </w:rPr>
      </w:pPr>
    </w:p>
    <w:p w14:paraId="7B96F820" w14:textId="4E7EEDDF" w:rsidR="009F50C0" w:rsidRPr="00F71A7C" w:rsidRDefault="009F50C0" w:rsidP="009F50C0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bookmarkStart w:id="73" w:name="checkFrequencyRange"/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checkFrequencyRange</w:t>
      </w:r>
      <w:proofErr w:type="spellEnd"/>
    </w:p>
    <w:bookmarkEnd w:id="73"/>
    <w:p w14:paraId="69B9EED7" w14:textId="71683858" w:rsidR="009F50C0" w:rsidRPr="00F71A7C" w:rsidRDefault="000B1A28" w:rsidP="009F50C0">
      <w:pPr>
        <w:spacing w:before="120" w:after="0" w:line="252" w:lineRule="auto"/>
        <w:rPr>
          <w:ins w:id="74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Checks that the min frequency is lower than the max frequency</w:t>
      </w:r>
      <w:r w:rsidR="009F50C0" w:rsidRPr="00F71A7C">
        <w:rPr>
          <w:rFonts w:ascii="Calibri" w:eastAsia="Calibri" w:hAnsi="Calibri" w:cs="Arial"/>
          <w:lang w:val="en-GB"/>
        </w:rPr>
        <w:t>.</w:t>
      </w:r>
    </w:p>
    <w:p w14:paraId="1D0C9AD4" w14:textId="77777777" w:rsidR="009F50C0" w:rsidRPr="00F71A7C" w:rsidRDefault="009F50C0" w:rsidP="009F50C0">
      <w:pPr>
        <w:spacing w:after="0" w:line="252" w:lineRule="auto"/>
        <w:rPr>
          <w:ins w:id="75" w:author="Modifications depuis 1.0" w:date="2021-04-26T14:31:00Z"/>
          <w:rFonts w:ascii="Calibri" w:eastAsia="Calibri" w:hAnsi="Calibri" w:cs="Arial"/>
          <w:lang w:val="en-GB"/>
        </w:rPr>
      </w:pPr>
    </w:p>
    <w:p w14:paraId="079C8000" w14:textId="77777777" w:rsidR="009F50C0" w:rsidRPr="00F71A7C" w:rsidRDefault="009F50C0" w:rsidP="009F50C0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ins w:id="76" w:author="Modifications depuis 1.0" w:date="2021-04-26T14:31:00Z">
        <w:r w:rsidRPr="00F71A7C">
          <w:rPr>
            <w:rFonts w:ascii="Helvetica" w:eastAsia="Calibri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5535E66C" w14:textId="1942FA75" w:rsidR="009F50C0" w:rsidRPr="00F71A7C" w:rsidRDefault="00B05541" w:rsidP="009F50C0">
      <w:pPr>
        <w:spacing w:after="0" w:line="256" w:lineRule="auto"/>
        <w:rPr>
          <w:rFonts w:ascii="Consolas" w:hAnsi="Consolas"/>
          <w:sz w:val="20"/>
          <w:szCs w:val="20"/>
          <w:lang w:val="en-GB"/>
        </w:rPr>
      </w:pPr>
      <w:r w:rsidRPr="00F71A7C">
        <w:rPr>
          <w:rFonts w:ascii="Consolas" w:hAnsi="Consolas"/>
          <w:sz w:val="20"/>
          <w:szCs w:val="20"/>
          <w:lang w:val="en-GB"/>
        </w:rPr>
        <w:t xml:space="preserve">[success] =  </w:t>
      </w:r>
      <w:proofErr w:type="spellStart"/>
      <w:r w:rsidRPr="00F71A7C">
        <w:rPr>
          <w:rFonts w:ascii="Consolas" w:hAnsi="Consolas"/>
          <w:sz w:val="20"/>
          <w:szCs w:val="20"/>
          <w:lang w:val="en-GB"/>
        </w:rPr>
        <w:t>checkFrequencyRange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>(app)</w:t>
      </w:r>
    </w:p>
    <w:p w14:paraId="38593AE1" w14:textId="77777777" w:rsidR="009F50C0" w:rsidRPr="00F71A7C" w:rsidRDefault="009F50C0" w:rsidP="009F50C0">
      <w:pPr>
        <w:spacing w:after="0" w:line="252" w:lineRule="auto"/>
        <w:rPr>
          <w:rFonts w:ascii="Calibri" w:eastAsia="Calibri" w:hAnsi="Calibri" w:cs="Arial"/>
          <w:lang w:val="en-GB"/>
        </w:rPr>
      </w:pPr>
    </w:p>
    <w:p w14:paraId="5234A8AC" w14:textId="77777777" w:rsidR="009F50C0" w:rsidRPr="00F71A7C" w:rsidRDefault="009F50C0" w:rsidP="009F50C0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See also</w:t>
      </w:r>
    </w:p>
    <w:p w14:paraId="4937ADA5" w14:textId="3F2A3A38" w:rsidR="009F50C0" w:rsidRPr="00F71A7C" w:rsidRDefault="006E2C9B" w:rsidP="009F50C0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  <w:hyperlink w:anchor="RunButtonPushed" w:history="1">
        <w:proofErr w:type="spellStart"/>
        <w:r w:rsidR="009F50C0" w:rsidRPr="00F71A7C">
          <w:rPr>
            <w:rStyle w:val="Lienhypertexte"/>
            <w:rFonts w:ascii="Calibri" w:eastAsia="Calibri" w:hAnsi="Calibri" w:cs="Arial"/>
            <w:lang w:val="en-GB"/>
          </w:rPr>
          <w:t>RunButtonPushed</w:t>
        </w:r>
        <w:proofErr w:type="spellEnd"/>
      </w:hyperlink>
    </w:p>
    <w:p w14:paraId="1E4E31DB" w14:textId="77777777" w:rsidR="00174D2A" w:rsidRPr="00F71A7C" w:rsidRDefault="00174D2A" w:rsidP="009F50C0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</w:p>
    <w:p w14:paraId="1B846675" w14:textId="77777777" w:rsidR="001444C3" w:rsidRPr="00F71A7C" w:rsidRDefault="001444C3" w:rsidP="00174D2A">
      <w:pPr>
        <w:pBdr>
          <w:bottom w:val="single" w:sz="6" w:space="1" w:color="auto"/>
        </w:pBdr>
        <w:spacing w:before="120" w:after="0" w:line="252" w:lineRule="auto"/>
        <w:rPr>
          <w:rFonts w:ascii="Consolas" w:eastAsia="Calibri" w:hAnsi="Consolas" w:cs="Arial"/>
          <w:b/>
          <w:i/>
          <w:color w:val="ED7D31" w:themeColor="accent2"/>
          <w:lang w:val="en-GB"/>
        </w:rPr>
      </w:pPr>
      <w:proofErr w:type="spellStart"/>
      <w:r w:rsidRPr="00F71A7C">
        <w:rPr>
          <w:rFonts w:ascii="Consolas" w:eastAsia="Calibri" w:hAnsi="Consolas" w:cs="Arial"/>
          <w:b/>
          <w:i/>
          <w:color w:val="ED7D31" w:themeColor="accent2"/>
          <w:lang w:val="en-GB"/>
        </w:rPr>
        <w:t>checkModelCells</w:t>
      </w:r>
      <w:proofErr w:type="spellEnd"/>
    </w:p>
    <w:p w14:paraId="53941665" w14:textId="4C27652D" w:rsidR="00174D2A" w:rsidRPr="00F71A7C" w:rsidRDefault="00D81F20" w:rsidP="00D81F20">
      <w:pPr>
        <w:spacing w:before="120" w:after="0" w:line="252" w:lineRule="auto"/>
        <w:rPr>
          <w:ins w:id="77" w:author="Modifications depuis 1.0" w:date="2021-04-26T14:31:00Z"/>
          <w:rFonts w:ascii="Calibri" w:eastAsia="Calibri" w:hAnsi="Calibri" w:cs="Arial"/>
          <w:lang w:val="en-GB"/>
        </w:rPr>
      </w:pPr>
      <w:r w:rsidRPr="00F71A7C">
        <w:rPr>
          <w:rFonts w:ascii="Calibri" w:eastAsia="Calibri" w:hAnsi="Calibri" w:cs="Arial"/>
          <w:lang w:val="en-GB"/>
        </w:rPr>
        <w:t>Check</w:t>
      </w:r>
      <w:r w:rsidR="00A744FF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if the loaded model already contain</w:t>
      </w:r>
      <w:r w:rsidR="000F715C" w:rsidRPr="00F71A7C">
        <w:rPr>
          <w:rFonts w:ascii="Calibri" w:eastAsia="Calibri" w:hAnsi="Calibri" w:cs="Arial"/>
          <w:lang w:val="en-GB"/>
        </w:rPr>
        <w:t xml:space="preserve">s </w:t>
      </w:r>
      <w:r w:rsidRPr="00F71A7C">
        <w:rPr>
          <w:rFonts w:ascii="Calibri" w:eastAsia="Calibri" w:hAnsi="Calibri" w:cs="Arial"/>
          <w:lang w:val="en-GB"/>
        </w:rPr>
        <w:t>IMARIS cells or if cells has been created (in COMSOL) and prevent</w:t>
      </w:r>
      <w:r w:rsidR="00ED37CF" w:rsidRPr="00F71A7C">
        <w:rPr>
          <w:rFonts w:ascii="Calibri" w:eastAsia="Calibri" w:hAnsi="Calibri" w:cs="Arial"/>
          <w:lang w:val="en-GB"/>
        </w:rPr>
        <w:t>s</w:t>
      </w:r>
      <w:r w:rsidRPr="00F71A7C">
        <w:rPr>
          <w:rFonts w:ascii="Calibri" w:eastAsia="Calibri" w:hAnsi="Calibri" w:cs="Arial"/>
          <w:lang w:val="en-GB"/>
        </w:rPr>
        <w:t xml:space="preserve"> superposing </w:t>
      </w:r>
      <w:r w:rsidR="00ED37CF" w:rsidRPr="00F71A7C">
        <w:rPr>
          <w:rFonts w:ascii="Calibri" w:eastAsia="Calibri" w:hAnsi="Calibri" w:cs="Arial"/>
          <w:lang w:val="en-GB"/>
        </w:rPr>
        <w:t xml:space="preserve">IMARIS </w:t>
      </w:r>
      <w:r w:rsidRPr="00F71A7C">
        <w:rPr>
          <w:rFonts w:ascii="Calibri" w:eastAsia="Calibri" w:hAnsi="Calibri" w:cs="Arial"/>
          <w:lang w:val="en-GB"/>
        </w:rPr>
        <w:t>cells</w:t>
      </w:r>
      <w:r w:rsidR="00174D2A" w:rsidRPr="00F71A7C">
        <w:rPr>
          <w:rFonts w:ascii="Calibri" w:eastAsia="Calibri" w:hAnsi="Calibri" w:cs="Arial"/>
          <w:lang w:val="en-GB"/>
        </w:rPr>
        <w:t>.</w:t>
      </w:r>
    </w:p>
    <w:p w14:paraId="732C02C5" w14:textId="77777777" w:rsidR="00174D2A" w:rsidRPr="00F71A7C" w:rsidRDefault="00174D2A" w:rsidP="00174D2A">
      <w:pPr>
        <w:spacing w:after="0" w:line="252" w:lineRule="auto"/>
        <w:rPr>
          <w:ins w:id="78" w:author="Modifications depuis 1.0" w:date="2021-04-26T14:31:00Z"/>
          <w:rFonts w:ascii="Calibri" w:eastAsia="Calibri" w:hAnsi="Calibri" w:cs="Arial"/>
          <w:lang w:val="en-GB"/>
        </w:rPr>
      </w:pPr>
    </w:p>
    <w:p w14:paraId="7A7336D9" w14:textId="77777777" w:rsidR="00174D2A" w:rsidRPr="00F71A7C" w:rsidRDefault="00174D2A" w:rsidP="00174D2A">
      <w:pPr>
        <w:spacing w:after="0" w:line="252" w:lineRule="auto"/>
        <w:rPr>
          <w:rFonts w:ascii="Helvetica" w:eastAsia="Calibri" w:hAnsi="Helvetica" w:cs="Helvetica"/>
          <w:b/>
          <w:caps/>
          <w:spacing w:val="60"/>
          <w:sz w:val="20"/>
          <w:lang w:val="en-GB"/>
        </w:rPr>
      </w:pPr>
      <w:ins w:id="79" w:author="Modifications depuis 1.0" w:date="2021-04-26T14:31:00Z">
        <w:r w:rsidRPr="00F71A7C">
          <w:rPr>
            <w:rFonts w:ascii="Helvetica" w:eastAsia="Calibri" w:hAnsi="Helvetica" w:cs="Helvetica"/>
            <w:b/>
            <w:caps/>
            <w:spacing w:val="60"/>
            <w:sz w:val="20"/>
            <w:lang w:val="en-GB"/>
          </w:rPr>
          <w:t>Syntax</w:t>
        </w:r>
      </w:ins>
    </w:p>
    <w:p w14:paraId="310C29A1" w14:textId="2D79DBA6" w:rsidR="00174D2A" w:rsidRPr="00F71A7C" w:rsidRDefault="00543744" w:rsidP="00174D2A">
      <w:pPr>
        <w:spacing w:after="0" w:line="256" w:lineRule="auto"/>
        <w:rPr>
          <w:rFonts w:ascii="Consolas" w:hAnsi="Consolas"/>
          <w:sz w:val="20"/>
          <w:szCs w:val="20"/>
          <w:lang w:val="en-GB"/>
        </w:rPr>
      </w:pPr>
      <w:proofErr w:type="spellStart"/>
      <w:r w:rsidRPr="00F71A7C">
        <w:rPr>
          <w:rFonts w:ascii="Consolas" w:hAnsi="Consolas"/>
          <w:sz w:val="20"/>
          <w:szCs w:val="20"/>
          <w:lang w:val="en-GB"/>
        </w:rPr>
        <w:t>checkModelCells</w:t>
      </w:r>
      <w:proofErr w:type="spellEnd"/>
      <w:r w:rsidRPr="00F71A7C">
        <w:rPr>
          <w:rFonts w:ascii="Consolas" w:hAnsi="Consolas"/>
          <w:sz w:val="20"/>
          <w:szCs w:val="20"/>
          <w:lang w:val="en-GB"/>
        </w:rPr>
        <w:t>(app)</w:t>
      </w:r>
    </w:p>
    <w:p w14:paraId="3AA5D6A3" w14:textId="77777777" w:rsidR="00174D2A" w:rsidRPr="00F71A7C" w:rsidRDefault="00174D2A" w:rsidP="00174D2A">
      <w:pPr>
        <w:spacing w:after="0" w:line="252" w:lineRule="auto"/>
        <w:rPr>
          <w:rFonts w:ascii="Calibri" w:eastAsia="Calibri" w:hAnsi="Calibri" w:cs="Arial"/>
          <w:lang w:val="en-GB"/>
        </w:rPr>
      </w:pPr>
    </w:p>
    <w:p w14:paraId="0727FA31" w14:textId="77777777" w:rsidR="00174D2A" w:rsidRPr="00F71A7C" w:rsidRDefault="00174D2A" w:rsidP="00174D2A">
      <w:pPr>
        <w:spacing w:after="0" w:line="256" w:lineRule="auto"/>
        <w:rPr>
          <w:rFonts w:ascii="Helvetica" w:hAnsi="Helvetica" w:cs="Helvetica"/>
          <w:b/>
          <w:caps/>
          <w:spacing w:val="60"/>
          <w:sz w:val="20"/>
          <w:lang w:val="en-GB"/>
        </w:rPr>
      </w:pPr>
      <w:r w:rsidRPr="00F71A7C">
        <w:rPr>
          <w:rFonts w:ascii="Helvetica" w:hAnsi="Helvetica" w:cs="Helvetica"/>
          <w:b/>
          <w:caps/>
          <w:spacing w:val="60"/>
          <w:sz w:val="20"/>
          <w:lang w:val="en-GB"/>
        </w:rPr>
        <w:t>See also</w:t>
      </w:r>
    </w:p>
    <w:p w14:paraId="23B5EE83" w14:textId="4A268E47" w:rsidR="00174D2A" w:rsidRPr="00F71A7C" w:rsidRDefault="006E2C9B" w:rsidP="00174D2A">
      <w:pPr>
        <w:spacing w:after="0" w:line="256" w:lineRule="auto"/>
        <w:jc w:val="both"/>
        <w:rPr>
          <w:rFonts w:ascii="Calibri" w:eastAsia="Calibri" w:hAnsi="Calibri" w:cs="Arial"/>
          <w:lang w:val="en-GB"/>
        </w:rPr>
      </w:pPr>
      <w:hyperlink w:anchor="AddcellstomodelButtonPushed" w:history="1">
        <w:proofErr w:type="spellStart"/>
        <w:r w:rsidR="00032147" w:rsidRPr="00F71A7C">
          <w:rPr>
            <w:rStyle w:val="Lienhypertexte"/>
            <w:rFonts w:ascii="Calibri" w:eastAsia="Calibri" w:hAnsi="Calibri" w:cs="Arial"/>
            <w:lang w:val="en-GB"/>
          </w:rPr>
          <w:t>AddcellstomodelButtonPushed</w:t>
        </w:r>
        <w:proofErr w:type="spellEnd"/>
      </w:hyperlink>
      <w:r w:rsidR="007677C5" w:rsidRPr="00F71A7C">
        <w:rPr>
          <w:rFonts w:ascii="Calibri" w:eastAsia="Calibri" w:hAnsi="Calibri" w:cs="Arial"/>
          <w:lang w:val="en-GB"/>
        </w:rPr>
        <w:t xml:space="preserve">, </w:t>
      </w:r>
      <w:hyperlink w:anchor="cells" w:history="1">
        <w:r w:rsidR="007677C5" w:rsidRPr="00F71A7C">
          <w:rPr>
            <w:rStyle w:val="Lienhypertexte"/>
            <w:rFonts w:ascii="Calibri" w:eastAsia="Calibri" w:hAnsi="Calibri" w:cs="Arial"/>
            <w:lang w:val="en-GB"/>
          </w:rPr>
          <w:t>cells</w:t>
        </w:r>
      </w:hyperlink>
      <w:r w:rsidR="007677C5" w:rsidRPr="00F71A7C">
        <w:rPr>
          <w:rFonts w:ascii="Calibri" w:eastAsia="Calibri" w:hAnsi="Calibri" w:cs="Arial"/>
          <w:lang w:val="en-GB"/>
        </w:rPr>
        <w:t xml:space="preserve">, </w:t>
      </w:r>
      <w:hyperlink w:anchor="loadedModel" w:history="1">
        <w:proofErr w:type="spellStart"/>
        <w:r w:rsidR="007677C5" w:rsidRPr="00F71A7C">
          <w:rPr>
            <w:rStyle w:val="Lienhypertexte"/>
            <w:rFonts w:ascii="Calibri" w:eastAsia="Calibri" w:hAnsi="Calibri" w:cs="Arial"/>
            <w:lang w:val="en-GB"/>
          </w:rPr>
          <w:t>loadedModel</w:t>
        </w:r>
        <w:proofErr w:type="spellEnd"/>
      </w:hyperlink>
    </w:p>
    <w:p w14:paraId="780D60A4" w14:textId="77777777" w:rsidR="003E2046" w:rsidRPr="00F71A7C" w:rsidRDefault="003E2046" w:rsidP="009347C9">
      <w:pPr>
        <w:spacing w:after="0"/>
        <w:jc w:val="both"/>
        <w:rPr>
          <w:lang w:val="en-GB"/>
        </w:rPr>
      </w:pPr>
    </w:p>
    <w:p w14:paraId="0C4D95F1" w14:textId="618DE213" w:rsidR="0044730F" w:rsidRPr="00F71A7C" w:rsidRDefault="00227BA1" w:rsidP="00455CF3">
      <w:pPr>
        <w:pStyle w:val="Titre2numrot"/>
        <w:spacing w:before="0" w:after="120"/>
        <w:ind w:left="714" w:hanging="357"/>
        <w:rPr>
          <w:szCs w:val="28"/>
        </w:rPr>
      </w:pPr>
      <w:bookmarkStart w:id="80" w:name="_Toc70586194"/>
      <w:bookmarkStart w:id="81" w:name="_Toc70596280"/>
      <w:r w:rsidRPr="00F71A7C">
        <w:rPr>
          <w:szCs w:val="28"/>
        </w:rPr>
        <w:t xml:space="preserve">Event </w:t>
      </w:r>
      <w:proofErr w:type="spellStart"/>
      <w:r w:rsidR="00AD42DF" w:rsidRPr="00F71A7C">
        <w:rPr>
          <w:szCs w:val="28"/>
        </w:rPr>
        <w:t>Callback</w:t>
      </w:r>
      <w:proofErr w:type="spellEnd"/>
      <w:r w:rsidR="00DC7C26" w:rsidRPr="00F71A7C">
        <w:rPr>
          <w:szCs w:val="28"/>
        </w:rPr>
        <w:t xml:space="preserve"> functions</w:t>
      </w:r>
      <w:bookmarkEnd w:id="80"/>
      <w:bookmarkEnd w:id="81"/>
      <w:r w:rsidR="00E62BC7" w:rsidRPr="00F71A7C">
        <w:rPr>
          <w:szCs w:val="28"/>
        </w:rPr>
        <w:t xml:space="preserve"> </w:t>
      </w:r>
    </w:p>
    <w:p w14:paraId="64EBD5DB" w14:textId="438B9349" w:rsidR="008E5A72" w:rsidRPr="00F71A7C" w:rsidRDefault="008E5A72" w:rsidP="00131B4D">
      <w:pPr>
        <w:jc w:val="both"/>
        <w:rPr>
          <w:szCs w:val="24"/>
          <w:lang w:val="en-GB"/>
        </w:rPr>
      </w:pPr>
      <w:r w:rsidRPr="00F71A7C">
        <w:rPr>
          <w:szCs w:val="24"/>
          <w:lang w:val="en-GB"/>
        </w:rPr>
        <w:t xml:space="preserve">Those </w:t>
      </w:r>
      <w:proofErr w:type="spellStart"/>
      <w:r w:rsidRPr="00F71A7C">
        <w:rPr>
          <w:szCs w:val="24"/>
          <w:lang w:val="en-GB"/>
        </w:rPr>
        <w:t>callbacks</w:t>
      </w:r>
      <w:proofErr w:type="spellEnd"/>
      <w:r w:rsidR="00023292" w:rsidRPr="00F71A7C">
        <w:rPr>
          <w:szCs w:val="24"/>
          <w:lang w:val="en-GB"/>
        </w:rPr>
        <w:t xml:space="preserve"> are generated as private methods. Event only happening with app </w:t>
      </w:r>
      <w:r w:rsidRPr="00F71A7C">
        <w:rPr>
          <w:szCs w:val="24"/>
          <w:lang w:val="en-GB"/>
        </w:rPr>
        <w:t>UI</w:t>
      </w:r>
      <w:r w:rsidR="00023292" w:rsidRPr="00F71A7C">
        <w:rPr>
          <w:szCs w:val="24"/>
          <w:lang w:val="en-GB"/>
        </w:rPr>
        <w:t xml:space="preserve"> components thus restricted access to the app.</w:t>
      </w:r>
    </w:p>
    <w:p w14:paraId="4578203B" w14:textId="2A4D2744" w:rsidR="008A2D05" w:rsidRPr="00F71A7C" w:rsidRDefault="008A2D05" w:rsidP="00131B4D">
      <w:pPr>
        <w:jc w:val="both"/>
        <w:rPr>
          <w:szCs w:val="24"/>
          <w:lang w:val="en-GB"/>
        </w:rPr>
      </w:pPr>
      <w:r w:rsidRPr="00F71A7C">
        <w:rPr>
          <w:szCs w:val="24"/>
          <w:lang w:val="en-GB"/>
        </w:rPr>
        <w:t xml:space="preserve">The following </w:t>
      </w:r>
      <w:proofErr w:type="spellStart"/>
      <w:r w:rsidRPr="00F71A7C">
        <w:rPr>
          <w:szCs w:val="24"/>
          <w:lang w:val="en-GB"/>
        </w:rPr>
        <w:t>callbacks</w:t>
      </w:r>
      <w:proofErr w:type="spellEnd"/>
      <w:r w:rsidRPr="00F71A7C">
        <w:rPr>
          <w:szCs w:val="24"/>
          <w:lang w:val="en-GB"/>
        </w:rPr>
        <w:t xml:space="preserve"> only take as input parameters the app (app </w:t>
      </w:r>
      <w:r w:rsidR="00B03509" w:rsidRPr="00F71A7C">
        <w:rPr>
          <w:szCs w:val="24"/>
          <w:lang w:val="en-GB"/>
        </w:rPr>
        <w:t>:</w:t>
      </w:r>
      <w:r w:rsidRPr="00F71A7C">
        <w:rPr>
          <w:szCs w:val="24"/>
          <w:lang w:val="en-GB"/>
        </w:rPr>
        <w:t xml:space="preserve"> </w:t>
      </w:r>
      <w:r w:rsidR="00B03509" w:rsidRPr="00F71A7C">
        <w:rPr>
          <w:szCs w:val="24"/>
          <w:lang w:val="en-GB"/>
        </w:rPr>
        <w:t>s</w:t>
      </w:r>
      <w:r w:rsidRPr="00F71A7C">
        <w:rPr>
          <w:szCs w:val="24"/>
          <w:lang w:val="en-GB"/>
        </w:rPr>
        <w:t xml:space="preserve">elf app) and the triggered event (event </w:t>
      </w:r>
      <w:r w:rsidR="00D94E85" w:rsidRPr="00F71A7C">
        <w:rPr>
          <w:szCs w:val="24"/>
          <w:lang w:val="en-GB"/>
        </w:rPr>
        <w:t>: e</w:t>
      </w:r>
      <w:r w:rsidRPr="00F71A7C">
        <w:rPr>
          <w:szCs w:val="24"/>
          <w:lang w:val="en-GB"/>
        </w:rPr>
        <w:t xml:space="preserve">vent that has been triggered and has called the </w:t>
      </w:r>
      <w:proofErr w:type="spellStart"/>
      <w:r w:rsidRPr="00F71A7C">
        <w:rPr>
          <w:szCs w:val="24"/>
          <w:lang w:val="en-GB"/>
        </w:rPr>
        <w:t>callback</w:t>
      </w:r>
      <w:proofErr w:type="spellEnd"/>
      <w:r w:rsidRPr="00F71A7C">
        <w:rPr>
          <w:szCs w:val="24"/>
          <w:lang w:val="en-GB"/>
        </w:rPr>
        <w:t xml:space="preserve"> function). </w:t>
      </w:r>
    </w:p>
    <w:p w14:paraId="22440056" w14:textId="2983956B" w:rsidR="00461A4E" w:rsidRPr="00F71A7C" w:rsidRDefault="00E50818" w:rsidP="00FA5AC4">
      <w:pPr>
        <w:pStyle w:val="Titre3numrot"/>
        <w:numPr>
          <w:ilvl w:val="0"/>
          <w:numId w:val="5"/>
        </w:numPr>
        <w:spacing w:before="0" w:after="120"/>
        <w:ind w:left="1077" w:hanging="357"/>
        <w:rPr>
          <w:u w:val="single"/>
        </w:rPr>
      </w:pPr>
      <w:bookmarkStart w:id="82" w:name="_Toc70586195"/>
      <w:bookmarkStart w:id="83" w:name="_Toc70596281"/>
      <w:r w:rsidRPr="00F71A7C">
        <w:rPr>
          <w:u w:val="single"/>
        </w:rPr>
        <w:t>Created</w:t>
      </w:r>
      <w:bookmarkEnd w:id="82"/>
      <w:bookmarkEnd w:id="83"/>
    </w:p>
    <w:p w14:paraId="05EC84DD" w14:textId="4C50D216" w:rsidR="003670BF" w:rsidRPr="00F71A7C" w:rsidRDefault="00D76134" w:rsidP="003670BF">
      <w:pPr>
        <w:rPr>
          <w:lang w:val="en-GB"/>
        </w:rPr>
      </w:pPr>
      <w:r w:rsidRPr="00F71A7C">
        <w:rPr>
          <w:lang w:val="en-GB"/>
        </w:rPr>
        <w:t>For each UI component, it is</w:t>
      </w:r>
      <w:r w:rsidR="00A95630" w:rsidRPr="00F71A7C">
        <w:rPr>
          <w:lang w:val="en-GB"/>
        </w:rPr>
        <w:t xml:space="preserve"> possible to create a</w:t>
      </w:r>
      <w:r w:rsidR="00670C27" w:rsidRPr="00F71A7C">
        <w:rPr>
          <w:lang w:val="en-GB"/>
        </w:rPr>
        <w:t xml:space="preserve">n event </w:t>
      </w:r>
      <w:proofErr w:type="spellStart"/>
      <w:r w:rsidR="00670C27" w:rsidRPr="00F71A7C">
        <w:rPr>
          <w:lang w:val="en-GB"/>
        </w:rPr>
        <w:t>callback</w:t>
      </w:r>
      <w:proofErr w:type="spellEnd"/>
      <w:r w:rsidR="00510BAA" w:rsidRPr="00F71A7C">
        <w:rPr>
          <w:lang w:val="en-GB"/>
        </w:rPr>
        <w:t xml:space="preserve"> function which is chosen among </w:t>
      </w:r>
      <w:r w:rsidR="001A484F" w:rsidRPr="00F71A7C">
        <w:rPr>
          <w:lang w:val="en-GB"/>
        </w:rPr>
        <w:t>the available ones for the chosen component</w:t>
      </w:r>
      <w:r w:rsidR="00507D59" w:rsidRPr="00F71A7C">
        <w:rPr>
          <w:lang w:val="en-GB"/>
        </w:rPr>
        <w:t>.</w:t>
      </w:r>
      <w:r w:rsidR="00C00554" w:rsidRPr="00F71A7C">
        <w:rPr>
          <w:lang w:val="en-GB"/>
        </w:rPr>
        <w:t xml:space="preserve"> </w:t>
      </w:r>
    </w:p>
    <w:p w14:paraId="150F0FC3" w14:textId="77777777" w:rsidR="0036220A" w:rsidRPr="00F71A7C" w:rsidRDefault="0036220A" w:rsidP="0036220A">
      <w:pPr>
        <w:spacing w:after="0"/>
        <w:rPr>
          <w:lang w:val="en-GB"/>
        </w:rPr>
      </w:pPr>
    </w:p>
    <w:p w14:paraId="16261819" w14:textId="67F37DAD" w:rsidR="00F727AF" w:rsidRPr="00F71A7C" w:rsidRDefault="00133A76" w:rsidP="003A624D">
      <w:pPr>
        <w:pStyle w:val="Code"/>
        <w:pBdr>
          <w:bottom w:val="single" w:sz="6" w:space="1" w:color="auto"/>
        </w:pBdr>
        <w:rPr>
          <w:b/>
          <w:i/>
          <w:color w:val="7F7F7F" w:themeColor="text1" w:themeTint="80"/>
          <w:sz w:val="22"/>
          <w:szCs w:val="22"/>
        </w:rPr>
      </w:pPr>
      <w:bookmarkStart w:id="84" w:name="startupFcn"/>
      <w:proofErr w:type="spellStart"/>
      <w:r w:rsidRPr="00F71A7C">
        <w:rPr>
          <w:b/>
          <w:bCs/>
          <w:i/>
          <w:color w:val="ED7D31" w:themeColor="accent2"/>
          <w:sz w:val="22"/>
          <w:szCs w:val="22"/>
        </w:rPr>
        <w:t>startupFcn</w:t>
      </w:r>
      <w:proofErr w:type="spellEnd"/>
    </w:p>
    <w:bookmarkEnd w:id="84"/>
    <w:p w14:paraId="60192AAC" w14:textId="6499EC3B" w:rsidR="001F3AA9" w:rsidRPr="00F71A7C" w:rsidRDefault="00330172" w:rsidP="003D3C83">
      <w:pPr>
        <w:spacing w:before="120" w:after="0"/>
        <w:rPr>
          <w:lang w:val="en-GB"/>
        </w:rPr>
      </w:pPr>
      <w:r w:rsidRPr="00F71A7C">
        <w:rPr>
          <w:lang w:val="en-GB"/>
        </w:rPr>
        <w:t xml:space="preserve">Code that executes </w:t>
      </w:r>
      <w:r w:rsidR="00482922" w:rsidRPr="00F71A7C">
        <w:rPr>
          <w:lang w:val="en-GB"/>
        </w:rPr>
        <w:t xml:space="preserve">automatically </w:t>
      </w:r>
      <w:r w:rsidRPr="00F71A7C">
        <w:rPr>
          <w:lang w:val="en-GB"/>
        </w:rPr>
        <w:t xml:space="preserve">after component creation – </w:t>
      </w:r>
      <w:r w:rsidR="00111993" w:rsidRPr="00F71A7C">
        <w:rPr>
          <w:lang w:val="en-GB"/>
        </w:rPr>
        <w:t xml:space="preserve">first function to be called on </w:t>
      </w:r>
      <w:r w:rsidR="00482922" w:rsidRPr="00F71A7C">
        <w:rPr>
          <w:lang w:val="en-GB"/>
        </w:rPr>
        <w:t>app launch.</w:t>
      </w:r>
    </w:p>
    <w:p w14:paraId="73E69111" w14:textId="77777777" w:rsidR="00F727AF" w:rsidRPr="00F71A7C" w:rsidRDefault="00F727AF" w:rsidP="00F727AF">
      <w:pPr>
        <w:spacing w:after="0"/>
        <w:rPr>
          <w:lang w:val="en-GB"/>
        </w:rPr>
      </w:pPr>
    </w:p>
    <w:p w14:paraId="186FAF8A" w14:textId="439AF9AE" w:rsidR="001F3AA9" w:rsidRPr="00F71A7C" w:rsidRDefault="009205D0" w:rsidP="00BD4A43">
      <w:pPr>
        <w:pStyle w:val="Spacedtitle"/>
        <w:rPr>
          <w:rFonts w:cs="Helvetica"/>
        </w:rPr>
      </w:pPr>
      <w:r w:rsidRPr="00F71A7C">
        <w:rPr>
          <w:rFonts w:cs="Helvetica"/>
        </w:rPr>
        <w:t xml:space="preserve">Syntax </w:t>
      </w:r>
    </w:p>
    <w:p w14:paraId="27A7912E" w14:textId="61C4F0D2" w:rsidR="00E22C13" w:rsidRPr="00F71A7C" w:rsidRDefault="0028237B" w:rsidP="00E22C13">
      <w:pPr>
        <w:pStyle w:val="Code"/>
      </w:pPr>
      <w:proofErr w:type="spellStart"/>
      <w:r w:rsidRPr="00F71A7C">
        <w:t>startupFcn</w:t>
      </w:r>
      <w:proofErr w:type="spellEnd"/>
      <w:r w:rsidRPr="00F71A7C">
        <w:t>(app)</w:t>
      </w:r>
    </w:p>
    <w:p w14:paraId="1FFB924B" w14:textId="77777777" w:rsidR="00BD0040" w:rsidRPr="00F71A7C" w:rsidRDefault="00BD0040" w:rsidP="00902A5E">
      <w:pPr>
        <w:pStyle w:val="Spacedtitle"/>
      </w:pPr>
    </w:p>
    <w:p w14:paraId="48FAB826" w14:textId="4126CB67" w:rsidR="00BD0040" w:rsidRPr="00F71A7C" w:rsidRDefault="00BD0040" w:rsidP="009A2151">
      <w:pPr>
        <w:pStyle w:val="Spacedtitle"/>
      </w:pPr>
      <w:r w:rsidRPr="00F71A7C">
        <w:t>Description</w:t>
      </w:r>
    </w:p>
    <w:p w14:paraId="6E5C63B1" w14:textId="7350FDFE" w:rsidR="00BE48EC" w:rsidRPr="00F71A7C" w:rsidRDefault="00E05C84" w:rsidP="00F3604D">
      <w:pPr>
        <w:pStyle w:val="Paragraphedeliste"/>
        <w:numPr>
          <w:ilvl w:val="0"/>
          <w:numId w:val="9"/>
        </w:numPr>
        <w:jc w:val="both"/>
        <w:rPr>
          <w:rFonts w:ascii="Consolas" w:hAnsi="Consolas"/>
          <w:sz w:val="20"/>
          <w:szCs w:val="20"/>
        </w:rPr>
      </w:pPr>
      <w:r w:rsidRPr="00F71A7C">
        <w:t>A</w:t>
      </w:r>
      <w:r w:rsidR="00261EB8" w:rsidRPr="00F71A7C">
        <w:t xml:space="preserve">dd </w:t>
      </w:r>
      <w:r w:rsidR="0057016A" w:rsidRPr="00F71A7C">
        <w:t xml:space="preserve">necessary folders </w:t>
      </w:r>
      <w:r w:rsidR="00BB2B49" w:rsidRPr="00F71A7C">
        <w:t xml:space="preserve">to </w:t>
      </w:r>
      <w:proofErr w:type="spellStart"/>
      <w:r w:rsidR="00BB2B49" w:rsidRPr="00F71A7C">
        <w:t>Matlab</w:t>
      </w:r>
      <w:proofErr w:type="spellEnd"/>
      <w:r w:rsidR="00BB2B49" w:rsidRPr="00F71A7C">
        <w:t xml:space="preserve"> path: make all </w:t>
      </w:r>
      <w:r w:rsidR="0033250C" w:rsidRPr="00F71A7C">
        <w:t xml:space="preserve">the </w:t>
      </w:r>
      <w:r w:rsidR="000A709B" w:rsidRPr="00F71A7C">
        <w:t xml:space="preserve">files </w:t>
      </w:r>
      <w:r w:rsidR="00A96BC1" w:rsidRPr="00F71A7C">
        <w:t xml:space="preserve">and functions </w:t>
      </w:r>
      <w:r w:rsidR="000A709B" w:rsidRPr="00F71A7C">
        <w:t xml:space="preserve">inside these folders </w:t>
      </w:r>
      <w:r w:rsidR="00A96BC1" w:rsidRPr="00F71A7C">
        <w:t xml:space="preserve">accessible to </w:t>
      </w:r>
      <w:proofErr w:type="spellStart"/>
      <w:r w:rsidR="00A96BC1" w:rsidRPr="00F71A7C">
        <w:t>Matlab</w:t>
      </w:r>
      <w:proofErr w:type="spellEnd"/>
      <w:r w:rsidR="00A96BC1" w:rsidRPr="00F71A7C">
        <w:t>.</w:t>
      </w:r>
      <w:r w:rsidR="0089636E" w:rsidRPr="00F71A7C">
        <w:t xml:space="preserve"> Assign current folder to working directory by default and set source directory</w:t>
      </w:r>
      <w:r w:rsidR="00CE3AB2" w:rsidRPr="00F71A7C">
        <w:t>.</w:t>
      </w:r>
    </w:p>
    <w:p w14:paraId="11B980D1" w14:textId="0323602B" w:rsidR="00BE48EC" w:rsidRPr="00F71A7C" w:rsidRDefault="004D742F" w:rsidP="00F3604D">
      <w:pPr>
        <w:pStyle w:val="Paragraphedeliste"/>
        <w:numPr>
          <w:ilvl w:val="0"/>
          <w:numId w:val="9"/>
        </w:numPr>
        <w:jc w:val="both"/>
        <w:rPr>
          <w:rStyle w:val="CodeCar"/>
        </w:rPr>
      </w:pPr>
      <w:r w:rsidRPr="00F71A7C">
        <w:t xml:space="preserve">Initialize </w:t>
      </w:r>
      <w:r w:rsidR="006D3D20" w:rsidRPr="00F71A7C">
        <w:t>images:</w:t>
      </w:r>
      <w:r w:rsidRPr="00F71A7C">
        <w:t xml:space="preserve"> has to be done after </w:t>
      </w:r>
      <w:proofErr w:type="spellStart"/>
      <w:r w:rsidRPr="00F71A7C">
        <w:rPr>
          <w:rStyle w:val="CodeCar"/>
        </w:rPr>
        <w:t>addpath</w:t>
      </w:r>
      <w:proofErr w:type="spellEnd"/>
      <w:r w:rsidRPr="00F71A7C">
        <w:rPr>
          <w:rStyle w:val="CodeCar"/>
        </w:rPr>
        <w:t>(assets)</w:t>
      </w:r>
      <w:r w:rsidR="00B204D7" w:rsidRPr="00F71A7C">
        <w:rPr>
          <w:rStyle w:val="CodeCar"/>
        </w:rPr>
        <w:t>.</w:t>
      </w:r>
    </w:p>
    <w:p w14:paraId="4426D3FC" w14:textId="3B6E061C" w:rsidR="00912196" w:rsidRPr="00F71A7C" w:rsidRDefault="00C068A5" w:rsidP="00F3604D">
      <w:pPr>
        <w:pStyle w:val="Paragraphedeliste"/>
        <w:numPr>
          <w:ilvl w:val="0"/>
          <w:numId w:val="9"/>
        </w:numPr>
        <w:jc w:val="both"/>
      </w:pPr>
      <w:r w:rsidRPr="00F71A7C">
        <w:t xml:space="preserve">Initialize </w:t>
      </w:r>
      <w:r w:rsidR="00355917" w:rsidRPr="00F71A7C">
        <w:t>cells</w:t>
      </w:r>
      <w:r w:rsidR="00640F6A" w:rsidRPr="00F71A7C">
        <w:t xml:space="preserve">: </w:t>
      </w:r>
      <w:proofErr w:type="spellStart"/>
      <w:r w:rsidR="00640F6A" w:rsidRPr="00F71A7C">
        <w:rPr>
          <w:rStyle w:val="CodeCar"/>
        </w:rPr>
        <w:t>initCells</w:t>
      </w:r>
      <w:proofErr w:type="spellEnd"/>
      <w:r w:rsidR="00640F6A" w:rsidRPr="00F71A7C">
        <w:rPr>
          <w:rStyle w:val="CodeCar"/>
        </w:rPr>
        <w:t>(app)</w:t>
      </w:r>
      <w:r w:rsidR="00B204D7" w:rsidRPr="00F71A7C">
        <w:t>.</w:t>
      </w:r>
    </w:p>
    <w:p w14:paraId="342F2208" w14:textId="78BEB068" w:rsidR="002F1DF2" w:rsidRPr="00F71A7C" w:rsidRDefault="008B52E6" w:rsidP="00F3604D">
      <w:pPr>
        <w:pStyle w:val="Paragraphedeliste"/>
        <w:numPr>
          <w:ilvl w:val="0"/>
          <w:numId w:val="9"/>
        </w:numPr>
        <w:jc w:val="both"/>
        <w:rPr>
          <w:rFonts w:ascii="Consolas" w:hAnsi="Consolas"/>
          <w:sz w:val="20"/>
          <w:szCs w:val="20"/>
        </w:rPr>
      </w:pPr>
      <w:r w:rsidRPr="00F71A7C">
        <w:t xml:space="preserve">Move </w:t>
      </w:r>
      <w:r w:rsidR="0074246B" w:rsidRPr="00F71A7C">
        <w:t xml:space="preserve">app to </w:t>
      </w:r>
      <w:proofErr w:type="spellStart"/>
      <w:r w:rsidR="0074246B" w:rsidRPr="00F71A7C">
        <w:t>center</w:t>
      </w:r>
      <w:proofErr w:type="spellEnd"/>
      <w:r w:rsidR="0074246B" w:rsidRPr="00F71A7C">
        <w:t xml:space="preserve"> of screen and delete Loading Panel</w:t>
      </w:r>
      <w:r w:rsidR="00B204D7" w:rsidRPr="00F71A7C">
        <w:t>.</w:t>
      </w:r>
    </w:p>
    <w:p w14:paraId="03987C73" w14:textId="635CAABE" w:rsidR="000C3E4F" w:rsidRPr="00F71A7C" w:rsidRDefault="00B204D7" w:rsidP="000C3E4F">
      <w:pPr>
        <w:pStyle w:val="Spacedtitle"/>
        <w:rPr>
          <w:rStyle w:val="CodeCar"/>
          <w:rFonts w:ascii="Helvetica" w:hAnsi="Helvetica"/>
          <w:szCs w:val="22"/>
        </w:rPr>
      </w:pPr>
      <w:r w:rsidRPr="00F71A7C">
        <w:rPr>
          <w:rStyle w:val="CodeCar"/>
          <w:rFonts w:ascii="Helvetica" w:hAnsi="Helvetica"/>
          <w:szCs w:val="22"/>
        </w:rPr>
        <w:t>See also</w:t>
      </w:r>
    </w:p>
    <w:p w14:paraId="46BB371B" w14:textId="77EE2D64" w:rsidR="00351DD5" w:rsidRPr="00F71A7C" w:rsidRDefault="006E2C9B" w:rsidP="00F16D25">
      <w:pPr>
        <w:pStyle w:val="Code"/>
        <w:rPr>
          <w:rStyle w:val="Lienhypertextesuivivisit"/>
        </w:rPr>
      </w:pPr>
      <w:hyperlink w:anchor="initCells" w:history="1">
        <w:proofErr w:type="spellStart"/>
        <w:r w:rsidR="00F16D25" w:rsidRPr="00F71A7C">
          <w:rPr>
            <w:rStyle w:val="Lienhypertextesuivivisit"/>
          </w:rPr>
          <w:t>init</w:t>
        </w:r>
        <w:bookmarkStart w:id="85" w:name="_Hlt70345943"/>
        <w:r w:rsidR="00F16D25" w:rsidRPr="00F71A7C">
          <w:rPr>
            <w:rStyle w:val="Lienhypertextesuivivisit"/>
          </w:rPr>
          <w:t>C</w:t>
        </w:r>
        <w:bookmarkEnd w:id="85"/>
        <w:r w:rsidR="00F16D25" w:rsidRPr="00F71A7C">
          <w:rPr>
            <w:rStyle w:val="Lienhypertextesuivivisit"/>
          </w:rPr>
          <w:t>ells</w:t>
        </w:r>
        <w:proofErr w:type="spellEnd"/>
      </w:hyperlink>
      <w:r w:rsidR="00F16D25" w:rsidRPr="00F71A7C">
        <w:rPr>
          <w:rStyle w:val="CodeCar"/>
        </w:rPr>
        <w:t xml:space="preserve">, </w:t>
      </w:r>
      <w:hyperlink w:anchor="settings" w:history="1">
        <w:r w:rsidR="00344442" w:rsidRPr="00F71A7C">
          <w:rPr>
            <w:rStyle w:val="Lienhypertexte"/>
          </w:rPr>
          <w:t>settin</w:t>
        </w:r>
        <w:bookmarkStart w:id="86" w:name="_Hlt70345615"/>
        <w:r w:rsidR="00344442" w:rsidRPr="00F71A7C">
          <w:rPr>
            <w:rStyle w:val="Lienhypertexte"/>
          </w:rPr>
          <w:t>g</w:t>
        </w:r>
        <w:bookmarkEnd w:id="86"/>
        <w:r w:rsidR="002B2182" w:rsidRPr="00F71A7C">
          <w:rPr>
            <w:rStyle w:val="Lienhypertexte"/>
          </w:rPr>
          <w:t>s</w:t>
        </w:r>
      </w:hyperlink>
    </w:p>
    <w:p w14:paraId="177FE90A" w14:textId="2571028F" w:rsidR="008B52E6" w:rsidRPr="00F71A7C" w:rsidRDefault="008B52E6" w:rsidP="008B52E6">
      <w:pPr>
        <w:rPr>
          <w:rStyle w:val="CodeCar"/>
        </w:rPr>
      </w:pPr>
    </w:p>
    <w:p w14:paraId="40A4B939" w14:textId="56E5F8D9" w:rsidR="0054250B" w:rsidRPr="00F71A7C" w:rsidRDefault="00A12A74" w:rsidP="0054250B">
      <w:pPr>
        <w:pBdr>
          <w:bottom w:val="single" w:sz="6" w:space="1" w:color="auto"/>
        </w:pBdr>
        <w:spacing w:before="120" w:after="0"/>
        <w:rPr>
          <w:rFonts w:ascii="Consolas" w:hAnsi="Consolas"/>
          <w:b/>
          <w:bCs/>
          <w:i/>
          <w:iCs/>
          <w:color w:val="ED7D31" w:themeColor="accent2"/>
          <w:lang w:val="en-GB"/>
        </w:rPr>
      </w:pPr>
      <w:bookmarkStart w:id="87" w:name="UIFigureCloseRequest"/>
      <w:proofErr w:type="spellStart"/>
      <w:r w:rsidRPr="00F71A7C">
        <w:rPr>
          <w:rFonts w:ascii="Consolas" w:hAnsi="Consolas"/>
          <w:b/>
          <w:bCs/>
          <w:i/>
          <w:iCs/>
          <w:color w:val="ED7D31" w:themeColor="accent2"/>
          <w:lang w:val="en-GB"/>
        </w:rPr>
        <w:t>UIFigureCloseRequest</w:t>
      </w:r>
      <w:proofErr w:type="spellEnd"/>
    </w:p>
    <w:bookmarkEnd w:id="87"/>
    <w:p w14:paraId="7313CC9E" w14:textId="25D4BBDE" w:rsidR="00B93C36" w:rsidRPr="00F71A7C" w:rsidRDefault="00B93C36" w:rsidP="00B93C36">
      <w:pPr>
        <w:spacing w:before="120" w:after="0"/>
        <w:rPr>
          <w:lang w:val="en-GB"/>
        </w:rPr>
      </w:pPr>
      <w:r w:rsidRPr="00F71A7C">
        <w:rPr>
          <w:lang w:val="en-GB"/>
        </w:rPr>
        <w:t xml:space="preserve">Code that executes automatically </w:t>
      </w:r>
      <w:r w:rsidR="00C16A6E" w:rsidRPr="00F71A7C">
        <w:rPr>
          <w:lang w:val="en-GB"/>
        </w:rPr>
        <w:t xml:space="preserve">when </w:t>
      </w:r>
      <w:r w:rsidR="00CF2D8B" w:rsidRPr="00F71A7C">
        <w:rPr>
          <w:lang w:val="en-GB"/>
        </w:rPr>
        <w:t>the main app is closed</w:t>
      </w:r>
      <w:r w:rsidR="00AF1864" w:rsidRPr="00F71A7C">
        <w:rPr>
          <w:lang w:val="en-GB"/>
        </w:rPr>
        <w:t>.</w:t>
      </w:r>
    </w:p>
    <w:p w14:paraId="599DCE65" w14:textId="77777777" w:rsidR="00B93C36" w:rsidRPr="00F71A7C" w:rsidRDefault="00B93C36" w:rsidP="00B93C36">
      <w:pPr>
        <w:spacing w:after="0"/>
        <w:rPr>
          <w:lang w:val="en-GB"/>
        </w:rPr>
      </w:pPr>
    </w:p>
    <w:p w14:paraId="1603E26B" w14:textId="77777777" w:rsidR="00B93C36" w:rsidRPr="00F71A7C" w:rsidRDefault="00B93C36" w:rsidP="00B93C36">
      <w:pPr>
        <w:pStyle w:val="Spacedtitle"/>
        <w:rPr>
          <w:rFonts w:cs="Helvetica"/>
        </w:rPr>
      </w:pPr>
      <w:r w:rsidRPr="00F71A7C">
        <w:rPr>
          <w:rFonts w:cs="Helvetica"/>
        </w:rPr>
        <w:t xml:space="preserve">Syntax </w:t>
      </w:r>
    </w:p>
    <w:p w14:paraId="7F0AF279" w14:textId="1ACC539F" w:rsidR="00B93C36" w:rsidRPr="00F71A7C" w:rsidRDefault="00A12A74" w:rsidP="00B93C36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UIFigureCloseRequest</w:t>
      </w:r>
      <w:proofErr w:type="spellEnd"/>
      <w:r w:rsidRPr="00F71A7C">
        <w:rPr>
          <w:rFonts w:ascii="Consolas" w:hAnsi="Consolas"/>
          <w:b w:val="0"/>
          <w:caps w:val="0"/>
          <w:spacing w:val="0"/>
          <w:szCs w:val="20"/>
        </w:rPr>
        <w:t>(app, event)</w:t>
      </w:r>
    </w:p>
    <w:p w14:paraId="3463090D" w14:textId="77777777" w:rsidR="00A12A74" w:rsidRPr="00F71A7C" w:rsidRDefault="00A12A74" w:rsidP="00B93C36">
      <w:pPr>
        <w:pStyle w:val="Spacedtitle"/>
      </w:pPr>
    </w:p>
    <w:p w14:paraId="6205033E" w14:textId="77777777" w:rsidR="00B93C36" w:rsidRPr="00F71A7C" w:rsidRDefault="00B93C36" w:rsidP="00B93C36">
      <w:pPr>
        <w:pStyle w:val="Spacedtitle"/>
      </w:pPr>
      <w:r w:rsidRPr="00F71A7C">
        <w:t>Description</w:t>
      </w:r>
    </w:p>
    <w:p w14:paraId="6D6D0C77" w14:textId="791F3079" w:rsidR="00381091" w:rsidRPr="00F71A7C" w:rsidRDefault="003D0586" w:rsidP="00381091">
      <w:pPr>
        <w:pStyle w:val="Paragraphedeliste"/>
        <w:numPr>
          <w:ilvl w:val="0"/>
          <w:numId w:val="9"/>
        </w:numPr>
      </w:pPr>
      <w:r w:rsidRPr="00F71A7C">
        <w:t xml:space="preserve">Closes the </w:t>
      </w:r>
      <w:r w:rsidR="0042794F" w:rsidRPr="00F71A7C">
        <w:t>associated figure before closing the app</w:t>
      </w:r>
    </w:p>
    <w:p w14:paraId="3A3D407F" w14:textId="77777777" w:rsidR="00C9208F" w:rsidRPr="00F71A7C" w:rsidRDefault="00C9208F" w:rsidP="00C9208F">
      <w:pPr>
        <w:spacing w:before="120" w:after="0"/>
        <w:rPr>
          <w:rFonts w:ascii="Consolas" w:hAnsi="Consolas"/>
          <w:i/>
          <w:iCs/>
          <w:lang w:val="en-GB"/>
        </w:rPr>
      </w:pPr>
    </w:p>
    <w:p w14:paraId="1E98FDB3" w14:textId="73754C90" w:rsidR="00364EEF" w:rsidRPr="00F71A7C" w:rsidRDefault="00C9208F" w:rsidP="00364EEF">
      <w:pPr>
        <w:pBdr>
          <w:bottom w:val="single" w:sz="6" w:space="1" w:color="auto"/>
        </w:pBdr>
        <w:spacing w:before="120" w:after="0"/>
        <w:rPr>
          <w:rFonts w:ascii="Consolas" w:hAnsi="Consolas"/>
          <w:b/>
          <w:bCs/>
          <w:i/>
          <w:iCs/>
          <w:color w:val="ED7D31" w:themeColor="accent2"/>
          <w:lang w:val="en-GB"/>
        </w:rPr>
      </w:pPr>
      <w:bookmarkStart w:id="88" w:name="RunButtonPushed"/>
      <w:proofErr w:type="spellStart"/>
      <w:r w:rsidRPr="00F71A7C">
        <w:rPr>
          <w:rFonts w:ascii="Consolas" w:hAnsi="Consolas"/>
          <w:b/>
          <w:bCs/>
          <w:i/>
          <w:iCs/>
          <w:color w:val="ED7D31" w:themeColor="accent2"/>
          <w:lang w:val="en-GB"/>
        </w:rPr>
        <w:t>RunButtonPushed</w:t>
      </w:r>
      <w:bookmarkEnd w:id="88"/>
      <w:proofErr w:type="spellEnd"/>
    </w:p>
    <w:p w14:paraId="053BBF80" w14:textId="4767D1C8" w:rsidR="0042794F" w:rsidRPr="00F71A7C" w:rsidRDefault="00375FC0" w:rsidP="0042794F">
      <w:pPr>
        <w:spacing w:before="120" w:after="0"/>
        <w:rPr>
          <w:lang w:val="en-GB"/>
        </w:rPr>
      </w:pPr>
      <w:r w:rsidRPr="00F71A7C">
        <w:rPr>
          <w:lang w:val="en-GB"/>
        </w:rPr>
        <w:t xml:space="preserve">Run button </w:t>
      </w:r>
      <w:proofErr w:type="spellStart"/>
      <w:r w:rsidRPr="00F71A7C">
        <w:rPr>
          <w:lang w:val="en-GB"/>
        </w:rPr>
        <w:t>callback</w:t>
      </w:r>
      <w:proofErr w:type="spellEnd"/>
      <w:r w:rsidR="00367C57" w:rsidRPr="00F71A7C">
        <w:rPr>
          <w:lang w:val="en-GB"/>
        </w:rPr>
        <w:t>.</w:t>
      </w:r>
    </w:p>
    <w:p w14:paraId="602E353D" w14:textId="77777777" w:rsidR="0042794F" w:rsidRPr="00F71A7C" w:rsidRDefault="0042794F" w:rsidP="0042794F">
      <w:pPr>
        <w:spacing w:after="0"/>
        <w:rPr>
          <w:lang w:val="en-GB"/>
        </w:rPr>
      </w:pPr>
    </w:p>
    <w:p w14:paraId="67BD57A6" w14:textId="77777777" w:rsidR="0042794F" w:rsidRPr="00F71A7C" w:rsidRDefault="0042794F" w:rsidP="0042794F">
      <w:pPr>
        <w:pStyle w:val="Spacedtitle"/>
        <w:rPr>
          <w:rFonts w:cs="Helvetica"/>
        </w:rPr>
      </w:pPr>
      <w:r w:rsidRPr="00F71A7C">
        <w:rPr>
          <w:rFonts w:cs="Helvetica"/>
        </w:rPr>
        <w:t xml:space="preserve">Syntax </w:t>
      </w:r>
    </w:p>
    <w:p w14:paraId="3A6C19E7" w14:textId="422037E1" w:rsidR="00F14E4C" w:rsidRPr="00F71A7C" w:rsidRDefault="00C9208F" w:rsidP="00F14E4C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RunButtonPushed</w:t>
      </w:r>
      <w:proofErr w:type="spellEnd"/>
      <w:r w:rsidRPr="00F71A7C">
        <w:rPr>
          <w:rFonts w:ascii="Consolas" w:hAnsi="Consolas"/>
          <w:b w:val="0"/>
          <w:caps w:val="0"/>
          <w:spacing w:val="0"/>
          <w:szCs w:val="20"/>
        </w:rPr>
        <w:t>(app, event)</w:t>
      </w:r>
    </w:p>
    <w:p w14:paraId="574EC95F" w14:textId="77777777" w:rsidR="00C9208F" w:rsidRPr="00F71A7C" w:rsidRDefault="00C9208F" w:rsidP="0042794F">
      <w:pPr>
        <w:pStyle w:val="Spacedtitle"/>
      </w:pPr>
    </w:p>
    <w:p w14:paraId="602A894F" w14:textId="77777777" w:rsidR="0042794F" w:rsidRPr="00F71A7C" w:rsidRDefault="0042794F" w:rsidP="0042794F">
      <w:pPr>
        <w:pStyle w:val="Spacedtitle"/>
      </w:pPr>
      <w:r w:rsidRPr="00F71A7C">
        <w:t>Description</w:t>
      </w:r>
    </w:p>
    <w:p w14:paraId="3F3F4439" w14:textId="0F065696" w:rsidR="00BE4788" w:rsidRPr="00F71A7C" w:rsidRDefault="000E2F4B" w:rsidP="00BE4788">
      <w:pPr>
        <w:pStyle w:val="Paragraphedeliste"/>
        <w:numPr>
          <w:ilvl w:val="0"/>
          <w:numId w:val="9"/>
        </w:numPr>
        <w:spacing w:line="256" w:lineRule="auto"/>
        <w:rPr>
          <w:rFonts w:ascii="Consolas" w:hAnsi="Consolas"/>
          <w:sz w:val="20"/>
          <w:szCs w:val="20"/>
        </w:rPr>
      </w:pPr>
      <w:r w:rsidRPr="00F71A7C">
        <w:t xml:space="preserve">Checks </w:t>
      </w:r>
      <w:r w:rsidR="00A84AEE" w:rsidRPr="00F71A7C">
        <w:t xml:space="preserve">if </w:t>
      </w:r>
      <w:r w:rsidR="00101923" w:rsidRPr="00F71A7C">
        <w:t xml:space="preserve">entered </w:t>
      </w:r>
      <w:r w:rsidR="00A84AEE" w:rsidRPr="00F71A7C">
        <w:t xml:space="preserve">parameters </w:t>
      </w:r>
      <w:r w:rsidR="00101923" w:rsidRPr="00F71A7C">
        <w:t>are correct</w:t>
      </w:r>
      <w:r w:rsidR="0042794F" w:rsidRPr="00F71A7C">
        <w:t>.</w:t>
      </w:r>
    </w:p>
    <w:p w14:paraId="53979555" w14:textId="08575002" w:rsidR="00BE53F4" w:rsidRPr="00F71A7C" w:rsidRDefault="00BE53F4" w:rsidP="00BE53F4">
      <w:pPr>
        <w:pStyle w:val="Paragraphedeliste"/>
        <w:numPr>
          <w:ilvl w:val="0"/>
          <w:numId w:val="9"/>
        </w:numPr>
        <w:spacing w:line="256" w:lineRule="auto"/>
        <w:rPr>
          <w:rFonts w:ascii="Consolas" w:hAnsi="Consolas"/>
          <w:sz w:val="20"/>
          <w:szCs w:val="20"/>
        </w:rPr>
      </w:pPr>
      <w:r w:rsidRPr="00F71A7C">
        <w:t>Opens a loading bar.</w:t>
      </w:r>
    </w:p>
    <w:p w14:paraId="0EA7F55C" w14:textId="4FEFCA74" w:rsidR="00BE53F4" w:rsidRPr="00F71A7C" w:rsidRDefault="005028EC" w:rsidP="00BE53F4">
      <w:pPr>
        <w:pStyle w:val="Paragraphedeliste"/>
        <w:numPr>
          <w:ilvl w:val="0"/>
          <w:numId w:val="9"/>
        </w:numPr>
        <w:spacing w:line="256" w:lineRule="auto"/>
        <w:rPr>
          <w:rStyle w:val="CodeCar"/>
        </w:rPr>
      </w:pPr>
      <w:r w:rsidRPr="00F71A7C">
        <w:t xml:space="preserve">Launches </w:t>
      </w:r>
      <w:proofErr w:type="spellStart"/>
      <w:r w:rsidRPr="00F71A7C">
        <w:rPr>
          <w:rStyle w:val="CodeCar"/>
        </w:rPr>
        <w:t>assignAndRun</w:t>
      </w:r>
      <w:proofErr w:type="spellEnd"/>
      <w:r w:rsidR="008A7E8F" w:rsidRPr="00F71A7C">
        <w:t xml:space="preserve"> script</w:t>
      </w:r>
      <w:r w:rsidR="0047096D" w:rsidRPr="00F71A7C">
        <w:t>.</w:t>
      </w:r>
    </w:p>
    <w:p w14:paraId="3A0C941C" w14:textId="10DC3F13" w:rsidR="00D24E3B" w:rsidRPr="00F71A7C" w:rsidRDefault="00BA6413" w:rsidP="00D24E3B">
      <w:pPr>
        <w:pStyle w:val="Paragraphedeliste"/>
        <w:numPr>
          <w:ilvl w:val="0"/>
          <w:numId w:val="9"/>
        </w:numPr>
        <w:spacing w:line="256" w:lineRule="auto"/>
        <w:rPr>
          <w:rFonts w:ascii="Consolas" w:hAnsi="Consolas"/>
          <w:sz w:val="20"/>
          <w:szCs w:val="20"/>
        </w:rPr>
      </w:pPr>
      <w:r w:rsidRPr="00F71A7C">
        <w:t xml:space="preserve">Plots </w:t>
      </w:r>
      <w:r w:rsidR="00821DAF" w:rsidRPr="00F71A7C">
        <w:t xml:space="preserve">the model and the meshed model in the </w:t>
      </w:r>
      <w:proofErr w:type="spellStart"/>
      <w:r w:rsidR="00A51BCF" w:rsidRPr="00F71A7C">
        <w:t>Spice</w:t>
      </w:r>
      <w:r w:rsidR="00821DAF" w:rsidRPr="00F71A7C">
        <w:t>Plot</w:t>
      </w:r>
      <w:r w:rsidR="002741EB" w:rsidRPr="00F71A7C">
        <w:t>s</w:t>
      </w:r>
      <w:proofErr w:type="spellEnd"/>
      <w:r w:rsidR="007624EA" w:rsidRPr="00F71A7C">
        <w:t xml:space="preserve"> tab</w:t>
      </w:r>
      <w:r w:rsidR="0042794F" w:rsidRPr="00F71A7C">
        <w:t>.</w:t>
      </w:r>
    </w:p>
    <w:p w14:paraId="3CB6EF58" w14:textId="34426985" w:rsidR="00D92288" w:rsidRPr="00F71A7C" w:rsidRDefault="00513F59" w:rsidP="00D92288">
      <w:pPr>
        <w:pStyle w:val="Paragraphedeliste"/>
        <w:numPr>
          <w:ilvl w:val="0"/>
          <w:numId w:val="9"/>
        </w:numPr>
        <w:spacing w:line="256" w:lineRule="auto"/>
      </w:pPr>
      <w:r w:rsidRPr="00F71A7C">
        <w:t xml:space="preserve">Enable Save </w:t>
      </w:r>
      <w:r w:rsidR="00800814" w:rsidRPr="00F71A7C">
        <w:t>button</w:t>
      </w:r>
    </w:p>
    <w:p w14:paraId="39AB77F7" w14:textId="64E1E0B6" w:rsidR="00F65A79" w:rsidRPr="00F71A7C" w:rsidRDefault="00F65A79" w:rsidP="00563F5A">
      <w:pPr>
        <w:pStyle w:val="Paragraphedeliste"/>
        <w:numPr>
          <w:ilvl w:val="0"/>
          <w:numId w:val="9"/>
        </w:numPr>
        <w:spacing w:line="256" w:lineRule="auto"/>
        <w:rPr>
          <w:rFonts w:ascii="Consolas" w:hAnsi="Consolas"/>
          <w:sz w:val="20"/>
          <w:szCs w:val="20"/>
        </w:rPr>
      </w:pPr>
      <w:r w:rsidRPr="00F71A7C">
        <w:t xml:space="preserve">Closes loading bar and moves to </w:t>
      </w:r>
      <w:proofErr w:type="spellStart"/>
      <w:r w:rsidR="002741EB" w:rsidRPr="00F71A7C">
        <w:t>SpicePlots</w:t>
      </w:r>
      <w:proofErr w:type="spellEnd"/>
      <w:r w:rsidR="002741EB" w:rsidRPr="00F71A7C">
        <w:t xml:space="preserve"> tab.</w:t>
      </w:r>
    </w:p>
    <w:p w14:paraId="0F9AB6FD" w14:textId="77777777" w:rsidR="0042794F" w:rsidRPr="00F71A7C" w:rsidRDefault="0042794F" w:rsidP="0042794F">
      <w:pPr>
        <w:pStyle w:val="Spacedtitle"/>
        <w:rPr>
          <w:rStyle w:val="CodeCar"/>
          <w:rFonts w:ascii="Helvetica" w:hAnsi="Helvetica"/>
          <w:szCs w:val="22"/>
        </w:rPr>
      </w:pPr>
      <w:r w:rsidRPr="00F71A7C">
        <w:rPr>
          <w:rStyle w:val="CodeCar"/>
          <w:rFonts w:ascii="Helvetica" w:hAnsi="Helvetica"/>
          <w:szCs w:val="22"/>
        </w:rPr>
        <w:t>See also</w:t>
      </w:r>
    </w:p>
    <w:p w14:paraId="3D6ABFF5" w14:textId="1312B5F5" w:rsidR="0042794F" w:rsidRPr="00F71A7C" w:rsidRDefault="006E2C9B" w:rsidP="0042794F">
      <w:pPr>
        <w:pStyle w:val="Code"/>
        <w:rPr>
          <w:rStyle w:val="CodeCar"/>
        </w:rPr>
      </w:pPr>
      <w:hyperlink w:anchor="assignAndRun" w:history="1">
        <w:proofErr w:type="spellStart"/>
        <w:r w:rsidR="00CD7FE3" w:rsidRPr="00F71A7C">
          <w:rPr>
            <w:rStyle w:val="Lienhypertexte"/>
          </w:rPr>
          <w:t>assignAndRun</w:t>
        </w:r>
        <w:proofErr w:type="spellEnd"/>
      </w:hyperlink>
      <w:r w:rsidR="0042794F" w:rsidRPr="00F71A7C">
        <w:rPr>
          <w:rStyle w:val="CodeCar"/>
        </w:rPr>
        <w:t xml:space="preserve">, </w:t>
      </w:r>
      <w:hyperlink w:anchor="checkMandatoryFields" w:history="1">
        <w:proofErr w:type="spellStart"/>
        <w:r w:rsidR="001901F8" w:rsidRPr="00F71A7C">
          <w:rPr>
            <w:rStyle w:val="Lienhypertexte"/>
          </w:rPr>
          <w:t>checkMandatoryFields</w:t>
        </w:r>
        <w:proofErr w:type="spellEnd"/>
      </w:hyperlink>
      <w:r w:rsidR="008E5DD9" w:rsidRPr="00F71A7C">
        <w:rPr>
          <w:rStyle w:val="CodeCar"/>
        </w:rPr>
        <w:t xml:space="preserve">, </w:t>
      </w:r>
      <w:hyperlink w:anchor="checkFrequencyRange" w:history="1">
        <w:proofErr w:type="spellStart"/>
        <w:r w:rsidR="008E5DD9" w:rsidRPr="00F71A7C">
          <w:rPr>
            <w:rStyle w:val="Lienhypertexte"/>
          </w:rPr>
          <w:t>checkFreq</w:t>
        </w:r>
        <w:bookmarkStart w:id="89" w:name="_Hlt70498866"/>
        <w:r w:rsidR="008E5DD9" w:rsidRPr="00F71A7C">
          <w:rPr>
            <w:rStyle w:val="Lienhypertexte"/>
          </w:rPr>
          <w:t>u</w:t>
        </w:r>
        <w:bookmarkEnd w:id="89"/>
        <w:r w:rsidR="008E5DD9" w:rsidRPr="00F71A7C">
          <w:rPr>
            <w:rStyle w:val="Lienhypertexte"/>
          </w:rPr>
          <w:t>encyRange</w:t>
        </w:r>
        <w:proofErr w:type="spellEnd"/>
      </w:hyperlink>
    </w:p>
    <w:p w14:paraId="005E8E7B" w14:textId="77777777" w:rsidR="00CC1DDF" w:rsidRPr="00F71A7C" w:rsidRDefault="00CC1DDF" w:rsidP="00CC1DDF">
      <w:pPr>
        <w:rPr>
          <w:lang w:val="en-GB"/>
        </w:rPr>
      </w:pPr>
    </w:p>
    <w:p w14:paraId="1D813F60" w14:textId="3BFC7236" w:rsidR="00AD57E7" w:rsidRPr="00F71A7C" w:rsidRDefault="00FF6801" w:rsidP="0082412D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90" w:name="MeshdensitySliderValueChang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MeshdensitySliderValueChanged</w:t>
      </w:r>
      <w:proofErr w:type="spellEnd"/>
    </w:p>
    <w:bookmarkEnd w:id="90"/>
    <w:p w14:paraId="3CBC43F4" w14:textId="3F95FA87" w:rsidR="0082412D" w:rsidRPr="00F71A7C" w:rsidRDefault="00D47726" w:rsidP="0082412D">
      <w:pPr>
        <w:spacing w:before="120" w:after="0"/>
        <w:rPr>
          <w:lang w:val="en-GB"/>
        </w:rPr>
      </w:pPr>
      <w:r w:rsidRPr="00F71A7C">
        <w:rPr>
          <w:lang w:val="en-GB"/>
        </w:rPr>
        <w:t>Mesh density slider</w:t>
      </w:r>
      <w:r w:rsidR="0082412D" w:rsidRPr="00F71A7C">
        <w:rPr>
          <w:lang w:val="en-GB"/>
        </w:rPr>
        <w:t xml:space="preserve"> </w:t>
      </w:r>
      <w:proofErr w:type="spellStart"/>
      <w:r w:rsidR="0082412D" w:rsidRPr="00F71A7C">
        <w:rPr>
          <w:lang w:val="en-GB"/>
        </w:rPr>
        <w:t>callback</w:t>
      </w:r>
      <w:proofErr w:type="spellEnd"/>
      <w:r w:rsidR="00A61A25" w:rsidRPr="00F71A7C">
        <w:rPr>
          <w:lang w:val="en-GB"/>
        </w:rPr>
        <w:t>.</w:t>
      </w:r>
    </w:p>
    <w:p w14:paraId="1D87A96E" w14:textId="77777777" w:rsidR="0082412D" w:rsidRPr="00F71A7C" w:rsidRDefault="0082412D" w:rsidP="0082412D">
      <w:pPr>
        <w:spacing w:after="0"/>
        <w:rPr>
          <w:lang w:val="en-GB"/>
        </w:rPr>
      </w:pPr>
    </w:p>
    <w:p w14:paraId="787BA6DE" w14:textId="77777777" w:rsidR="0082412D" w:rsidRPr="00F71A7C" w:rsidRDefault="0082412D" w:rsidP="0082412D">
      <w:pPr>
        <w:pStyle w:val="Spacedtitle"/>
        <w:rPr>
          <w:rFonts w:cs="Helvetica"/>
        </w:rPr>
      </w:pPr>
      <w:r w:rsidRPr="00F71A7C">
        <w:rPr>
          <w:rFonts w:cs="Helvetica"/>
        </w:rPr>
        <w:t xml:space="preserve">Syntax </w:t>
      </w:r>
    </w:p>
    <w:p w14:paraId="3ABD7E8C" w14:textId="6144D9FB" w:rsidR="0082412D" w:rsidRPr="00F71A7C" w:rsidRDefault="00B94375" w:rsidP="0082412D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MeshdensitySliderValueChanged</w:t>
      </w:r>
      <w:proofErr w:type="spellEnd"/>
      <w:r w:rsidR="0082412D" w:rsidRPr="00F71A7C">
        <w:rPr>
          <w:rFonts w:ascii="Consolas" w:hAnsi="Consolas"/>
          <w:b w:val="0"/>
          <w:caps w:val="0"/>
          <w:spacing w:val="0"/>
          <w:szCs w:val="20"/>
        </w:rPr>
        <w:t>(app, event)</w:t>
      </w:r>
    </w:p>
    <w:p w14:paraId="12AC89EB" w14:textId="77777777" w:rsidR="0082412D" w:rsidRPr="00F71A7C" w:rsidRDefault="0082412D" w:rsidP="0082412D">
      <w:pPr>
        <w:pStyle w:val="Spacedtitle"/>
      </w:pPr>
    </w:p>
    <w:p w14:paraId="0033B3AC" w14:textId="77777777" w:rsidR="0082412D" w:rsidRPr="00F71A7C" w:rsidRDefault="0082412D" w:rsidP="0082412D">
      <w:pPr>
        <w:pStyle w:val="Spacedtitle"/>
      </w:pPr>
      <w:r w:rsidRPr="00F71A7C">
        <w:t>Description</w:t>
      </w:r>
    </w:p>
    <w:p w14:paraId="059F4074" w14:textId="2C96F138" w:rsidR="00F6657B" w:rsidRPr="00F71A7C" w:rsidRDefault="00410976" w:rsidP="00F6657B">
      <w:pPr>
        <w:pStyle w:val="Paragraphedeliste"/>
        <w:numPr>
          <w:ilvl w:val="0"/>
          <w:numId w:val="9"/>
        </w:numPr>
        <w:spacing w:line="256" w:lineRule="auto"/>
      </w:pPr>
      <w:r w:rsidRPr="00F71A7C">
        <w:t>Changes the Slider value to the closest integer</w:t>
      </w:r>
      <w:r w:rsidR="006617C1" w:rsidRPr="00F71A7C">
        <w:t xml:space="preserve"> to discretise output range (1-9)</w:t>
      </w:r>
      <w:r w:rsidRPr="00F71A7C">
        <w:t>.</w:t>
      </w:r>
    </w:p>
    <w:p w14:paraId="0DA06698" w14:textId="77777777" w:rsidR="00DF0534" w:rsidRPr="00F71A7C" w:rsidRDefault="00DF0534" w:rsidP="00DF0534">
      <w:pPr>
        <w:spacing w:line="256" w:lineRule="auto"/>
        <w:rPr>
          <w:rStyle w:val="CodeCar"/>
          <w:rFonts w:asciiTheme="minorHAnsi" w:hAnsiTheme="minorHAnsi"/>
          <w:sz w:val="22"/>
          <w:szCs w:val="22"/>
        </w:rPr>
      </w:pPr>
    </w:p>
    <w:p w14:paraId="039CB478" w14:textId="46A5B6A9" w:rsidR="00DF0534" w:rsidRPr="00F71A7C" w:rsidRDefault="00A60CD5" w:rsidP="00DF0534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91" w:name="Previewall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PreviewallButtonPushed</w:t>
      </w:r>
      <w:proofErr w:type="spellEnd"/>
    </w:p>
    <w:bookmarkEnd w:id="91"/>
    <w:p w14:paraId="2DC406C8" w14:textId="6414BC52" w:rsidR="00DF0534" w:rsidRPr="00F71A7C" w:rsidRDefault="00A60CD5" w:rsidP="00DF0534">
      <w:pPr>
        <w:spacing w:before="120" w:after="0"/>
        <w:rPr>
          <w:lang w:val="en-GB"/>
        </w:rPr>
      </w:pPr>
      <w:r w:rsidRPr="00F71A7C">
        <w:rPr>
          <w:lang w:val="en-GB"/>
        </w:rPr>
        <w:t>Preview All</w:t>
      </w:r>
      <w:r w:rsidR="00DF0534" w:rsidRPr="00F71A7C">
        <w:rPr>
          <w:lang w:val="en-GB"/>
        </w:rPr>
        <w:t xml:space="preserve"> button </w:t>
      </w:r>
      <w:proofErr w:type="spellStart"/>
      <w:r w:rsidR="00DF0534" w:rsidRPr="00F71A7C">
        <w:rPr>
          <w:lang w:val="en-GB"/>
        </w:rPr>
        <w:t>callback</w:t>
      </w:r>
      <w:proofErr w:type="spellEnd"/>
      <w:r w:rsidR="00DF0534" w:rsidRPr="00F71A7C">
        <w:rPr>
          <w:lang w:val="en-GB"/>
        </w:rPr>
        <w:t>.</w:t>
      </w:r>
    </w:p>
    <w:p w14:paraId="5445006B" w14:textId="77777777" w:rsidR="00DF0534" w:rsidRPr="00F71A7C" w:rsidRDefault="00DF0534" w:rsidP="00DF0534">
      <w:pPr>
        <w:spacing w:after="0"/>
        <w:rPr>
          <w:lang w:val="en-GB"/>
        </w:rPr>
      </w:pPr>
    </w:p>
    <w:p w14:paraId="762DF9EF" w14:textId="77777777" w:rsidR="00DF0534" w:rsidRPr="00F71A7C" w:rsidRDefault="00DF0534" w:rsidP="00DF0534">
      <w:pPr>
        <w:pStyle w:val="Spacedtitle"/>
        <w:rPr>
          <w:rFonts w:cs="Helvetica"/>
        </w:rPr>
      </w:pPr>
      <w:r w:rsidRPr="00F71A7C">
        <w:rPr>
          <w:rFonts w:cs="Helvetica"/>
        </w:rPr>
        <w:t xml:space="preserve">Syntax </w:t>
      </w:r>
    </w:p>
    <w:p w14:paraId="5CDA49B2" w14:textId="317511AF" w:rsidR="00DF0534" w:rsidRPr="00F71A7C" w:rsidRDefault="00A60CD5" w:rsidP="00DF0534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PreviewallButtonPushed</w:t>
      </w:r>
      <w:proofErr w:type="spellEnd"/>
      <w:r w:rsidR="00DF0534" w:rsidRPr="00F71A7C">
        <w:rPr>
          <w:rFonts w:ascii="Consolas" w:hAnsi="Consolas"/>
          <w:b w:val="0"/>
          <w:caps w:val="0"/>
          <w:spacing w:val="0"/>
          <w:szCs w:val="20"/>
        </w:rPr>
        <w:t>(app, event)</w:t>
      </w:r>
    </w:p>
    <w:p w14:paraId="3D4A25E1" w14:textId="77777777" w:rsidR="00DF0534" w:rsidRPr="00F71A7C" w:rsidRDefault="00DF0534" w:rsidP="00DF0534">
      <w:pPr>
        <w:pStyle w:val="Spacedtitle"/>
      </w:pPr>
    </w:p>
    <w:p w14:paraId="609BF803" w14:textId="77777777" w:rsidR="00DF0534" w:rsidRPr="00F71A7C" w:rsidRDefault="00DF0534" w:rsidP="00DF0534">
      <w:pPr>
        <w:pStyle w:val="Spacedtitle"/>
      </w:pPr>
      <w:r w:rsidRPr="00F71A7C">
        <w:t>Description</w:t>
      </w:r>
    </w:p>
    <w:p w14:paraId="5A866BAC" w14:textId="090EDB5E" w:rsidR="00DF0534" w:rsidRPr="00F71A7C" w:rsidRDefault="00605861" w:rsidP="00DF0534">
      <w:pPr>
        <w:pStyle w:val="Paragraphedeliste"/>
        <w:numPr>
          <w:ilvl w:val="0"/>
          <w:numId w:val="9"/>
        </w:numPr>
        <w:spacing w:line="254" w:lineRule="auto"/>
        <w:rPr>
          <w:rFonts w:ascii="Consolas" w:hAnsi="Consolas"/>
          <w:sz w:val="20"/>
          <w:szCs w:val="20"/>
        </w:rPr>
      </w:pPr>
      <w:r w:rsidRPr="00F71A7C">
        <w:t xml:space="preserve">Calls </w:t>
      </w:r>
      <w:proofErr w:type="spellStart"/>
      <w:r w:rsidRPr="00F71A7C">
        <w:rPr>
          <w:rStyle w:val="CodeCar"/>
        </w:rPr>
        <w:t>initFigure</w:t>
      </w:r>
      <w:proofErr w:type="spellEnd"/>
      <w:r w:rsidR="00DF0534" w:rsidRPr="00F71A7C">
        <w:t>.</w:t>
      </w:r>
    </w:p>
    <w:p w14:paraId="71DD847E" w14:textId="3A0F04D8" w:rsidR="00DF0534" w:rsidRPr="00F71A7C" w:rsidRDefault="00605861" w:rsidP="00DF0534">
      <w:pPr>
        <w:pStyle w:val="Paragraphedeliste"/>
        <w:numPr>
          <w:ilvl w:val="0"/>
          <w:numId w:val="9"/>
        </w:numPr>
        <w:spacing w:line="254" w:lineRule="auto"/>
        <w:rPr>
          <w:rFonts w:ascii="Consolas" w:hAnsi="Consolas"/>
          <w:sz w:val="20"/>
          <w:szCs w:val="20"/>
        </w:rPr>
      </w:pPr>
      <w:r w:rsidRPr="00F71A7C">
        <w:t>Creates axes in said figure if there are none, otherwise gets the existing axes</w:t>
      </w:r>
      <w:r w:rsidR="00DF0534" w:rsidRPr="00F71A7C">
        <w:t>.</w:t>
      </w:r>
    </w:p>
    <w:p w14:paraId="6ED94692" w14:textId="741B7A37" w:rsidR="00111099" w:rsidRPr="00F71A7C" w:rsidRDefault="00A2095D" w:rsidP="00111099">
      <w:pPr>
        <w:pStyle w:val="Paragraphedeliste"/>
        <w:numPr>
          <w:ilvl w:val="0"/>
          <w:numId w:val="9"/>
        </w:numPr>
        <w:spacing w:line="254" w:lineRule="auto"/>
        <w:rPr>
          <w:rStyle w:val="CodeCar"/>
        </w:rPr>
      </w:pPr>
      <w:r w:rsidRPr="00F71A7C">
        <w:t>Plots both the cells and the model in</w:t>
      </w:r>
      <w:r w:rsidR="00111099" w:rsidRPr="00F71A7C">
        <w:t xml:space="preserve"> said axes</w:t>
      </w:r>
      <w:r w:rsidR="00DF0534" w:rsidRPr="00F71A7C">
        <w:t>.</w:t>
      </w:r>
    </w:p>
    <w:p w14:paraId="15322198" w14:textId="77777777" w:rsidR="00DF0534" w:rsidRPr="00F71A7C" w:rsidRDefault="00DF0534" w:rsidP="00DF0534">
      <w:pPr>
        <w:pStyle w:val="Spacedtitle"/>
        <w:rPr>
          <w:rStyle w:val="CodeCar"/>
          <w:rFonts w:ascii="Helvetica" w:hAnsi="Helvetica"/>
          <w:szCs w:val="22"/>
        </w:rPr>
      </w:pPr>
      <w:r w:rsidRPr="00F71A7C">
        <w:rPr>
          <w:rStyle w:val="CodeCar"/>
          <w:rFonts w:ascii="Helvetica" w:hAnsi="Helvetica"/>
          <w:szCs w:val="22"/>
        </w:rPr>
        <w:t>See also</w:t>
      </w:r>
    </w:p>
    <w:p w14:paraId="7C32EED3" w14:textId="22F32261" w:rsidR="00093CD0" w:rsidRPr="00F71A7C" w:rsidRDefault="006E2C9B" w:rsidP="00093CD0">
      <w:pPr>
        <w:spacing w:line="256" w:lineRule="auto"/>
        <w:rPr>
          <w:rStyle w:val="CodeCar"/>
        </w:rPr>
      </w:pPr>
      <w:hyperlink w:anchor="initFigure" w:history="1">
        <w:proofErr w:type="spellStart"/>
        <w:r w:rsidR="00906E26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initFigure</w:t>
        </w:r>
        <w:proofErr w:type="spellEnd"/>
      </w:hyperlink>
      <w:r w:rsidR="00DF0534" w:rsidRPr="00F71A7C">
        <w:rPr>
          <w:rStyle w:val="CodeCar"/>
        </w:rPr>
        <w:t xml:space="preserve">, </w:t>
      </w:r>
      <w:hyperlink w:anchor="IMSCellPreview" w:history="1">
        <w:proofErr w:type="spellStart"/>
        <w:r w:rsidR="00FD0167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IMSCellPreview</w:t>
        </w:r>
        <w:proofErr w:type="spellEnd"/>
      </w:hyperlink>
    </w:p>
    <w:p w14:paraId="23D74D95" w14:textId="77777777" w:rsidR="00AB44CA" w:rsidRPr="00F71A7C" w:rsidRDefault="00AB44CA" w:rsidP="00DF0534">
      <w:pPr>
        <w:spacing w:line="256" w:lineRule="auto"/>
        <w:rPr>
          <w:rStyle w:val="CodeCar"/>
        </w:rPr>
      </w:pPr>
    </w:p>
    <w:p w14:paraId="41208401" w14:textId="26D6C85E" w:rsidR="00036FA8" w:rsidRPr="00F71A7C" w:rsidRDefault="00AB44CA" w:rsidP="00036FA8">
      <w:pPr>
        <w:pBdr>
          <w:bottom w:val="single" w:sz="6" w:space="1" w:color="auto"/>
        </w:pBdr>
        <w:spacing w:before="120" w:after="0"/>
        <w:rPr>
          <w:ins w:id="92" w:author="Modifications depuis 1.0" w:date="2021-04-26T14:31:00Z"/>
          <w:rFonts w:ascii="Consolas" w:hAnsi="Consolas"/>
          <w:b/>
          <w:i/>
          <w:color w:val="ED7D31" w:themeColor="accent2"/>
          <w:lang w:val="en-GB"/>
        </w:rPr>
      </w:pPr>
      <w:bookmarkStart w:id="93" w:name="SaveButtonPushed"/>
      <w:proofErr w:type="spellStart"/>
      <w:ins w:id="94" w:author="Modifications depuis 1.0" w:date="2021-04-26T14:31:00Z">
        <w:r w:rsidRPr="00F71A7C">
          <w:rPr>
            <w:rFonts w:ascii="Consolas" w:hAnsi="Consolas"/>
            <w:b/>
            <w:i/>
            <w:color w:val="ED7D31" w:themeColor="accent2"/>
            <w:lang w:val="en-GB"/>
          </w:rPr>
          <w:t>SaveButtonPushed</w:t>
        </w:r>
        <w:proofErr w:type="spellEnd"/>
      </w:ins>
    </w:p>
    <w:bookmarkEnd w:id="93"/>
    <w:p w14:paraId="1774ECF0" w14:textId="254F9F4D" w:rsidR="00036FA8" w:rsidRPr="00F71A7C" w:rsidRDefault="00AB44CA" w:rsidP="00036FA8">
      <w:pPr>
        <w:spacing w:before="120" w:after="0"/>
        <w:rPr>
          <w:ins w:id="95" w:author="Modifications depuis 1.0" w:date="2021-04-26T14:31:00Z"/>
          <w:lang w:val="en-GB"/>
        </w:rPr>
      </w:pPr>
      <w:ins w:id="96" w:author="Modifications depuis 1.0" w:date="2021-04-26T14:31:00Z">
        <w:r w:rsidRPr="00F71A7C">
          <w:rPr>
            <w:lang w:val="en-GB"/>
          </w:rPr>
          <w:t>Save</w:t>
        </w:r>
        <w:r w:rsidR="00036FA8" w:rsidRPr="00F71A7C">
          <w:rPr>
            <w:lang w:val="en-GB"/>
          </w:rPr>
          <w:t xml:space="preserve"> button </w:t>
        </w:r>
        <w:proofErr w:type="spellStart"/>
        <w:r w:rsidR="00036FA8" w:rsidRPr="00F71A7C">
          <w:rPr>
            <w:lang w:val="en-GB"/>
          </w:rPr>
          <w:t>callback</w:t>
        </w:r>
        <w:proofErr w:type="spellEnd"/>
        <w:r w:rsidR="00036FA8" w:rsidRPr="00F71A7C">
          <w:rPr>
            <w:lang w:val="en-GB"/>
          </w:rPr>
          <w:t>.</w:t>
        </w:r>
      </w:ins>
    </w:p>
    <w:p w14:paraId="7BB26D1B" w14:textId="77777777" w:rsidR="00036FA8" w:rsidRPr="00F71A7C" w:rsidRDefault="00036FA8" w:rsidP="00036FA8">
      <w:pPr>
        <w:spacing w:after="0"/>
        <w:rPr>
          <w:ins w:id="97" w:author="Modifications depuis 1.0" w:date="2021-04-26T14:31:00Z"/>
          <w:lang w:val="en-GB"/>
        </w:rPr>
      </w:pPr>
    </w:p>
    <w:p w14:paraId="07108E50" w14:textId="77777777" w:rsidR="00036FA8" w:rsidRPr="00F71A7C" w:rsidRDefault="00036FA8" w:rsidP="00036FA8">
      <w:pPr>
        <w:pStyle w:val="Spacedtitle"/>
        <w:rPr>
          <w:ins w:id="98" w:author="Modifications depuis 1.0" w:date="2021-04-26T14:31:00Z"/>
          <w:rFonts w:cs="Helvetica"/>
        </w:rPr>
      </w:pPr>
      <w:ins w:id="99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21303CF3" w14:textId="460D524E" w:rsidR="00036FA8" w:rsidRPr="00F71A7C" w:rsidRDefault="00AB44CA" w:rsidP="00036FA8">
      <w:pPr>
        <w:pStyle w:val="Spacedtitle"/>
        <w:rPr>
          <w:ins w:id="100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ins w:id="101" w:author="Modifications depuis 1.0" w:date="2021-04-26T14:31:00Z">
        <w:r w:rsidRPr="00F71A7C">
          <w:rPr>
            <w:rFonts w:ascii="Consolas" w:hAnsi="Consolas"/>
            <w:b w:val="0"/>
            <w:caps w:val="0"/>
            <w:spacing w:val="0"/>
            <w:szCs w:val="20"/>
          </w:rPr>
          <w:t>SaveButtonPushed</w:t>
        </w:r>
        <w:proofErr w:type="spellEnd"/>
        <w:r w:rsidRPr="00F71A7C">
          <w:rPr>
            <w:rFonts w:ascii="Consolas" w:hAnsi="Consolas"/>
            <w:b w:val="0"/>
            <w:caps w:val="0"/>
            <w:spacing w:val="0"/>
            <w:szCs w:val="20"/>
          </w:rPr>
          <w:t>(</w:t>
        </w:r>
        <w:r w:rsidR="00036FA8" w:rsidRPr="00F71A7C">
          <w:rPr>
            <w:rFonts w:ascii="Consolas" w:hAnsi="Consolas"/>
            <w:b w:val="0"/>
            <w:caps w:val="0"/>
            <w:spacing w:val="0"/>
            <w:szCs w:val="20"/>
          </w:rPr>
          <w:t>app, event)</w:t>
        </w:r>
      </w:ins>
    </w:p>
    <w:p w14:paraId="529EFE5C" w14:textId="77777777" w:rsidR="00036FA8" w:rsidRPr="00F71A7C" w:rsidRDefault="00036FA8" w:rsidP="00036FA8">
      <w:pPr>
        <w:pStyle w:val="Spacedtitle"/>
        <w:rPr>
          <w:ins w:id="102" w:author="Modifications depuis 1.0" w:date="2021-04-26T14:31:00Z"/>
        </w:rPr>
      </w:pPr>
    </w:p>
    <w:p w14:paraId="3890DF39" w14:textId="77777777" w:rsidR="00036FA8" w:rsidRPr="00F71A7C" w:rsidRDefault="00036FA8" w:rsidP="00036FA8">
      <w:pPr>
        <w:pStyle w:val="Spacedtitle"/>
        <w:rPr>
          <w:ins w:id="103" w:author="Modifications depuis 1.0" w:date="2021-04-26T14:31:00Z"/>
        </w:rPr>
      </w:pPr>
      <w:ins w:id="104" w:author="Modifications depuis 1.0" w:date="2021-04-26T14:31:00Z">
        <w:r w:rsidRPr="00F71A7C">
          <w:t>Description</w:t>
        </w:r>
      </w:ins>
    </w:p>
    <w:p w14:paraId="35CE48D0" w14:textId="77777777" w:rsidR="00515B7D" w:rsidRPr="00F71A7C" w:rsidRDefault="00515B7D" w:rsidP="00515B7D">
      <w:pPr>
        <w:pStyle w:val="Paragraphedeliste"/>
        <w:numPr>
          <w:ilvl w:val="0"/>
          <w:numId w:val="9"/>
        </w:numPr>
        <w:spacing w:line="254" w:lineRule="auto"/>
        <w:rPr>
          <w:ins w:id="105" w:author="Modifications depuis 1.0" w:date="2021-04-26T14:31:00Z"/>
          <w:rStyle w:val="CodeCar"/>
        </w:rPr>
      </w:pPr>
      <w:ins w:id="106" w:author="Modifications depuis 1.0" w:date="2021-04-26T14:31:00Z">
        <w:r w:rsidRPr="00F71A7C">
          <w:t xml:space="preserve">Calls </w:t>
        </w:r>
      </w:ins>
      <w:proofErr w:type="spellStart"/>
      <w:r w:rsidRPr="00F71A7C">
        <w:rPr>
          <w:rStyle w:val="CodeCar"/>
        </w:rPr>
        <w:t>saveParameters</w:t>
      </w:r>
      <w:proofErr w:type="spellEnd"/>
      <w:ins w:id="107" w:author="Modifications depuis 1.0" w:date="2021-04-26T14:31:00Z">
        <w:r w:rsidRPr="00F71A7C">
          <w:t>.</w:t>
        </w:r>
      </w:ins>
    </w:p>
    <w:p w14:paraId="362BF7F4" w14:textId="77777777" w:rsidR="00036FA8" w:rsidRPr="00F71A7C" w:rsidRDefault="00036FA8" w:rsidP="00036FA8">
      <w:pPr>
        <w:pStyle w:val="Spacedtitle"/>
        <w:rPr>
          <w:ins w:id="108" w:author="Modifications depuis 1.0" w:date="2021-04-26T14:31:00Z"/>
          <w:rStyle w:val="CodeCar"/>
          <w:rFonts w:ascii="Helvetica" w:hAnsi="Helvetica"/>
          <w:szCs w:val="22"/>
        </w:rPr>
      </w:pPr>
      <w:ins w:id="109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452A57C3" w14:textId="6965ADF7" w:rsidR="005C035D" w:rsidRPr="00F71A7C" w:rsidRDefault="006E2C9B" w:rsidP="005C035D">
      <w:pPr>
        <w:spacing w:line="256" w:lineRule="auto"/>
        <w:rPr>
          <w:ins w:id="110" w:author="Modifications depuis 1.0" w:date="2021-04-26T14:31:00Z"/>
          <w:rStyle w:val="CodeCar"/>
        </w:rPr>
      </w:pPr>
      <w:hyperlink w:anchor="saveParameters" w:history="1">
        <w:proofErr w:type="spellStart"/>
        <w:r w:rsidR="00BE0FD4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saveParameters</w:t>
        </w:r>
        <w:proofErr w:type="spellEnd"/>
      </w:hyperlink>
      <w:ins w:id="111" w:author="Modifications depuis 1.0" w:date="2021-04-26T14:31:00Z">
        <w:r w:rsidR="00515B7D" w:rsidRPr="00F71A7C">
          <w:rPr>
            <w:rStyle w:val="CodeCar"/>
          </w:rPr>
          <w:t xml:space="preserve">, </w:t>
        </w:r>
      </w:ins>
      <w:r w:rsidR="000405FF" w:rsidRPr="00F71A7C">
        <w:rPr>
          <w:rStyle w:val="CodeCar"/>
        </w:rPr>
        <w:fldChar w:fldCharType="begin"/>
      </w:r>
      <w:r w:rsidR="000405FF" w:rsidRPr="00F71A7C">
        <w:rPr>
          <w:rStyle w:val="CodeCar"/>
        </w:rPr>
        <w:instrText xml:space="preserve"> HYPERLINK  \l "IMSCellPreview" </w:instrText>
      </w:r>
      <w:r w:rsidR="000405FF" w:rsidRPr="00F71A7C">
        <w:rPr>
          <w:rStyle w:val="CodeCar"/>
        </w:rPr>
        <w:fldChar w:fldCharType="separate"/>
      </w:r>
      <w:proofErr w:type="spellStart"/>
      <w:ins w:id="112" w:author="Modifications depuis 1.0" w:date="2021-04-26T14:31:00Z">
        <w:r w:rsidR="00515B7D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IMSCellPreview</w:t>
        </w:r>
      </w:ins>
      <w:proofErr w:type="spellEnd"/>
      <w:r w:rsidR="000405FF" w:rsidRPr="00F71A7C">
        <w:rPr>
          <w:rStyle w:val="CodeCar"/>
        </w:rPr>
        <w:fldChar w:fldCharType="end"/>
      </w:r>
    </w:p>
    <w:p w14:paraId="66B1E4EF" w14:textId="77777777" w:rsidR="00036FA8" w:rsidRPr="00F71A7C" w:rsidRDefault="00036FA8" w:rsidP="00DF0534">
      <w:pPr>
        <w:spacing w:line="256" w:lineRule="auto"/>
        <w:rPr>
          <w:rStyle w:val="CodeCar"/>
          <w:rFonts w:asciiTheme="minorHAnsi" w:hAnsiTheme="minorHAnsi"/>
          <w:sz w:val="22"/>
          <w:szCs w:val="22"/>
        </w:rPr>
      </w:pPr>
    </w:p>
    <w:p w14:paraId="458CB775" w14:textId="34E442F4" w:rsidR="00573EDD" w:rsidRPr="00F71A7C" w:rsidRDefault="000B2B2D" w:rsidP="00573EDD">
      <w:pPr>
        <w:pBdr>
          <w:bottom w:val="single" w:sz="6" w:space="1" w:color="auto"/>
        </w:pBdr>
        <w:spacing w:before="120" w:after="0"/>
        <w:rPr>
          <w:ins w:id="113" w:author="Modifications depuis 1.0" w:date="2021-04-26T14:31:00Z"/>
          <w:rFonts w:ascii="Consolas" w:hAnsi="Consolas"/>
          <w:b/>
          <w:i/>
          <w:color w:val="ED7D31" w:themeColor="accent2"/>
          <w:lang w:val="en-GB"/>
        </w:rPr>
      </w:pPr>
      <w:bookmarkStart w:id="114" w:name="LoadMatlabFileButton_Parameters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LoadMatlabFileButton_ParametersPushed</w:t>
      </w:r>
      <w:proofErr w:type="spellEnd"/>
    </w:p>
    <w:bookmarkEnd w:id="114"/>
    <w:p w14:paraId="4266E37D" w14:textId="4AE8C7CD" w:rsidR="00573EDD" w:rsidRPr="00F71A7C" w:rsidRDefault="00F35904" w:rsidP="00573EDD">
      <w:pPr>
        <w:spacing w:before="120" w:after="0"/>
        <w:rPr>
          <w:ins w:id="115" w:author="Modifications depuis 1.0" w:date="2021-04-26T14:31:00Z"/>
          <w:lang w:val="en-GB"/>
        </w:rPr>
      </w:pPr>
      <w:r w:rsidRPr="00F71A7C">
        <w:rPr>
          <w:lang w:val="en-GB"/>
        </w:rPr>
        <w:t xml:space="preserve">Load </w:t>
      </w:r>
      <w:proofErr w:type="spellStart"/>
      <w:r w:rsidR="00382C2D" w:rsidRPr="00F71A7C">
        <w:rPr>
          <w:lang w:val="en-GB"/>
        </w:rPr>
        <w:t>Matlab</w:t>
      </w:r>
      <w:proofErr w:type="spellEnd"/>
      <w:r w:rsidR="00382C2D" w:rsidRPr="00F71A7C">
        <w:rPr>
          <w:lang w:val="en-GB"/>
        </w:rPr>
        <w:t xml:space="preserve"> file</w:t>
      </w:r>
      <w:ins w:id="116" w:author="Modifications depuis 1.0" w:date="2021-04-26T14:31:00Z">
        <w:r w:rsidR="00573EDD" w:rsidRPr="00F71A7C">
          <w:rPr>
            <w:lang w:val="en-GB"/>
          </w:rPr>
          <w:t xml:space="preserve"> button </w:t>
        </w:r>
        <w:proofErr w:type="spellStart"/>
        <w:r w:rsidR="00573EDD" w:rsidRPr="00F71A7C">
          <w:rPr>
            <w:lang w:val="en-GB"/>
          </w:rPr>
          <w:t>callback</w:t>
        </w:r>
      </w:ins>
      <w:proofErr w:type="spellEnd"/>
      <w:r w:rsidR="00382C2D" w:rsidRPr="00F71A7C">
        <w:rPr>
          <w:lang w:val="en-GB"/>
        </w:rPr>
        <w:t xml:space="preserve"> – from </w:t>
      </w:r>
      <w:r w:rsidR="00011993" w:rsidRPr="00F71A7C">
        <w:rPr>
          <w:lang w:val="en-GB"/>
        </w:rPr>
        <w:t>Parameters</w:t>
      </w:r>
      <w:r w:rsidR="00382C2D" w:rsidRPr="00F71A7C">
        <w:rPr>
          <w:lang w:val="en-GB"/>
        </w:rPr>
        <w:t xml:space="preserve"> Tab</w:t>
      </w:r>
      <w:ins w:id="117" w:author="Modifications depuis 1.0" w:date="2021-04-26T14:31:00Z">
        <w:r w:rsidR="00573EDD" w:rsidRPr="00F71A7C">
          <w:rPr>
            <w:lang w:val="en-GB"/>
          </w:rPr>
          <w:t>.</w:t>
        </w:r>
      </w:ins>
    </w:p>
    <w:p w14:paraId="0032000A" w14:textId="77777777" w:rsidR="00573EDD" w:rsidRPr="00F71A7C" w:rsidRDefault="00573EDD" w:rsidP="00573EDD">
      <w:pPr>
        <w:spacing w:after="0"/>
        <w:rPr>
          <w:ins w:id="118" w:author="Modifications depuis 1.0" w:date="2021-04-26T14:31:00Z"/>
          <w:lang w:val="en-GB"/>
        </w:rPr>
      </w:pPr>
    </w:p>
    <w:p w14:paraId="19383A01" w14:textId="77777777" w:rsidR="00573EDD" w:rsidRPr="00F71A7C" w:rsidRDefault="00573EDD" w:rsidP="00573EDD">
      <w:pPr>
        <w:pStyle w:val="Spacedtitle"/>
        <w:rPr>
          <w:ins w:id="119" w:author="Modifications depuis 1.0" w:date="2021-04-26T14:31:00Z"/>
          <w:rFonts w:cs="Helvetica"/>
        </w:rPr>
      </w:pPr>
      <w:ins w:id="120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1D15FEF3" w14:textId="3B701CEC" w:rsidR="00573EDD" w:rsidRPr="00F71A7C" w:rsidRDefault="00382C2D" w:rsidP="00573EDD">
      <w:pPr>
        <w:pStyle w:val="Spacedtitle"/>
        <w:rPr>
          <w:ins w:id="121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LoadMatlabFileButton_ParametersPushed</w:t>
      </w:r>
      <w:proofErr w:type="spellEnd"/>
      <w:ins w:id="122" w:author="Modifications depuis 1.0" w:date="2021-04-26T14:31:00Z">
        <w:r w:rsidR="00573EDD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6FE2762A" w14:textId="77777777" w:rsidR="00573EDD" w:rsidRPr="00F71A7C" w:rsidRDefault="00573EDD" w:rsidP="00573EDD">
      <w:pPr>
        <w:pStyle w:val="Spacedtitle"/>
        <w:rPr>
          <w:ins w:id="123" w:author="Modifications depuis 1.0" w:date="2021-04-26T14:31:00Z"/>
        </w:rPr>
      </w:pPr>
    </w:p>
    <w:p w14:paraId="5DDC1D05" w14:textId="77777777" w:rsidR="00573EDD" w:rsidRPr="00F71A7C" w:rsidRDefault="00573EDD" w:rsidP="00573EDD">
      <w:pPr>
        <w:pStyle w:val="Spacedtitle"/>
        <w:rPr>
          <w:ins w:id="124" w:author="Modifications depuis 1.0" w:date="2021-04-26T14:31:00Z"/>
        </w:rPr>
      </w:pPr>
      <w:ins w:id="125" w:author="Modifications depuis 1.0" w:date="2021-04-26T14:31:00Z">
        <w:r w:rsidRPr="00F71A7C">
          <w:t>Description</w:t>
        </w:r>
      </w:ins>
    </w:p>
    <w:p w14:paraId="60523B15" w14:textId="6D5A7142" w:rsidR="00573EDD" w:rsidRPr="00F71A7C" w:rsidRDefault="00573EDD" w:rsidP="00573EDD">
      <w:pPr>
        <w:pStyle w:val="Paragraphedeliste"/>
        <w:numPr>
          <w:ilvl w:val="0"/>
          <w:numId w:val="9"/>
        </w:numPr>
        <w:spacing w:line="254" w:lineRule="auto"/>
        <w:rPr>
          <w:ins w:id="126" w:author="Modifications depuis 1.0" w:date="2021-04-26T14:31:00Z"/>
          <w:rStyle w:val="CodeCar"/>
        </w:rPr>
      </w:pPr>
      <w:ins w:id="127" w:author="Modifications depuis 1.0" w:date="2021-04-26T14:31:00Z">
        <w:r w:rsidRPr="00F71A7C">
          <w:t xml:space="preserve">Calls </w:t>
        </w:r>
      </w:ins>
      <w:proofErr w:type="spellStart"/>
      <w:r w:rsidR="00011993" w:rsidRPr="00F71A7C">
        <w:rPr>
          <w:rStyle w:val="CodeCar"/>
        </w:rPr>
        <w:t>load</w:t>
      </w:r>
      <w:r w:rsidR="00832F4F" w:rsidRPr="00F71A7C">
        <w:rPr>
          <w:rStyle w:val="CodeCar"/>
        </w:rPr>
        <w:t>Parameters</w:t>
      </w:r>
      <w:proofErr w:type="spellEnd"/>
      <w:ins w:id="128" w:author="Modifications depuis 1.0" w:date="2021-04-26T14:31:00Z">
        <w:r w:rsidRPr="00F71A7C">
          <w:t>.</w:t>
        </w:r>
      </w:ins>
    </w:p>
    <w:p w14:paraId="4DB16E8B" w14:textId="77777777" w:rsidR="00573EDD" w:rsidRPr="00F71A7C" w:rsidRDefault="00573EDD" w:rsidP="00573EDD">
      <w:pPr>
        <w:pStyle w:val="Spacedtitle"/>
        <w:rPr>
          <w:ins w:id="129" w:author="Modifications depuis 1.0" w:date="2021-04-26T14:31:00Z"/>
          <w:rStyle w:val="CodeCar"/>
          <w:rFonts w:ascii="Helvetica" w:hAnsi="Helvetica"/>
          <w:szCs w:val="22"/>
        </w:rPr>
      </w:pPr>
      <w:ins w:id="130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2AEAA323" w14:textId="669E7E9E" w:rsidR="00573EDD" w:rsidRPr="00F71A7C" w:rsidRDefault="006E2C9B" w:rsidP="00573EDD">
      <w:pPr>
        <w:spacing w:line="256" w:lineRule="auto"/>
        <w:rPr>
          <w:ins w:id="131" w:author="Modifications depuis 1.0" w:date="2021-04-26T14:31:00Z"/>
          <w:rStyle w:val="CodeCar"/>
        </w:rPr>
      </w:pPr>
      <w:hyperlink w:anchor="loadParameters" w:history="1">
        <w:proofErr w:type="spellStart"/>
        <w:r w:rsidR="00162AB0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loadParameters</w:t>
        </w:r>
        <w:proofErr w:type="spellEnd"/>
      </w:hyperlink>
    </w:p>
    <w:p w14:paraId="431A46D1" w14:textId="77777777" w:rsidR="005F2EBF" w:rsidRPr="00F71A7C" w:rsidRDefault="005F2EBF" w:rsidP="005F2EBF">
      <w:pPr>
        <w:spacing w:line="256" w:lineRule="auto"/>
        <w:rPr>
          <w:lang w:val="en-GB"/>
        </w:rPr>
      </w:pPr>
    </w:p>
    <w:p w14:paraId="188A1863" w14:textId="07710BD7" w:rsidR="00573EDD" w:rsidRPr="00F71A7C" w:rsidRDefault="00F35904" w:rsidP="00573EDD">
      <w:pPr>
        <w:pBdr>
          <w:bottom w:val="single" w:sz="6" w:space="1" w:color="auto"/>
        </w:pBdr>
        <w:spacing w:before="120" w:after="0"/>
        <w:rPr>
          <w:ins w:id="132" w:author="Modifications depuis 1.0" w:date="2021-04-26T14:31:00Z"/>
          <w:rFonts w:ascii="Consolas" w:hAnsi="Consolas"/>
          <w:b/>
          <w:i/>
          <w:color w:val="ED7D31" w:themeColor="accent2"/>
          <w:lang w:val="en-GB"/>
        </w:rPr>
      </w:pPr>
      <w:bookmarkStart w:id="133" w:name="LoadMatlabFileButton_Menu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LoadMatlabFileButton_MenuPushed</w:t>
      </w:r>
      <w:proofErr w:type="spellEnd"/>
    </w:p>
    <w:bookmarkEnd w:id="133"/>
    <w:p w14:paraId="04D64BEF" w14:textId="41BD90C6" w:rsidR="00573EDD" w:rsidRPr="00F71A7C" w:rsidRDefault="008E7AD3" w:rsidP="00573EDD">
      <w:pPr>
        <w:spacing w:before="120" w:after="0"/>
        <w:rPr>
          <w:ins w:id="134" w:author="Modifications depuis 1.0" w:date="2021-04-26T14:31:00Z"/>
          <w:lang w:val="en-GB"/>
        </w:rPr>
      </w:pPr>
      <w:r w:rsidRPr="00F71A7C">
        <w:rPr>
          <w:lang w:val="en-GB"/>
        </w:rPr>
        <w:lastRenderedPageBreak/>
        <w:t xml:space="preserve">Load </w:t>
      </w:r>
      <w:proofErr w:type="spellStart"/>
      <w:r w:rsidRPr="00F71A7C">
        <w:rPr>
          <w:lang w:val="en-GB"/>
        </w:rPr>
        <w:t>Matlab</w:t>
      </w:r>
      <w:proofErr w:type="spellEnd"/>
      <w:r w:rsidRPr="00F71A7C">
        <w:rPr>
          <w:lang w:val="en-GB"/>
        </w:rPr>
        <w:t xml:space="preserve"> file</w:t>
      </w:r>
      <w:ins w:id="135" w:author="Modifications depuis 1.0" w:date="2021-04-26T14:31:00Z">
        <w:r w:rsidRPr="00F71A7C">
          <w:rPr>
            <w:lang w:val="en-GB"/>
          </w:rPr>
          <w:t xml:space="preserve"> button </w:t>
        </w:r>
        <w:proofErr w:type="spellStart"/>
        <w:r w:rsidRPr="00F71A7C">
          <w:rPr>
            <w:lang w:val="en-GB"/>
          </w:rPr>
          <w:t>callback</w:t>
        </w:r>
      </w:ins>
      <w:proofErr w:type="spellEnd"/>
      <w:r w:rsidRPr="00F71A7C">
        <w:rPr>
          <w:lang w:val="en-GB"/>
        </w:rPr>
        <w:t xml:space="preserve"> – from Menu Tab</w:t>
      </w:r>
      <w:ins w:id="136" w:author="Modifications depuis 1.0" w:date="2021-04-26T14:31:00Z">
        <w:r w:rsidRPr="00F71A7C">
          <w:rPr>
            <w:lang w:val="en-GB"/>
          </w:rPr>
          <w:t>.</w:t>
        </w:r>
      </w:ins>
    </w:p>
    <w:p w14:paraId="2C2BCB9E" w14:textId="77777777" w:rsidR="00573EDD" w:rsidRPr="00F71A7C" w:rsidRDefault="00573EDD" w:rsidP="00573EDD">
      <w:pPr>
        <w:spacing w:after="0"/>
        <w:rPr>
          <w:ins w:id="137" w:author="Modifications depuis 1.0" w:date="2021-04-26T14:31:00Z"/>
          <w:lang w:val="en-GB"/>
        </w:rPr>
      </w:pPr>
    </w:p>
    <w:p w14:paraId="272F444B" w14:textId="77777777" w:rsidR="00573EDD" w:rsidRPr="00F71A7C" w:rsidRDefault="00573EDD" w:rsidP="00573EDD">
      <w:pPr>
        <w:pStyle w:val="Spacedtitle"/>
        <w:rPr>
          <w:ins w:id="138" w:author="Modifications depuis 1.0" w:date="2021-04-26T14:31:00Z"/>
          <w:rFonts w:cs="Helvetica"/>
        </w:rPr>
      </w:pPr>
      <w:ins w:id="139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5B5BA731" w14:textId="41215ADF" w:rsidR="00573EDD" w:rsidRPr="00F71A7C" w:rsidRDefault="008E7AD3" w:rsidP="00573EDD">
      <w:pPr>
        <w:pStyle w:val="Spacedtitle"/>
        <w:rPr>
          <w:ins w:id="140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LoadMatlabFileButton_MenuPushed</w:t>
      </w:r>
      <w:proofErr w:type="spellEnd"/>
      <w:ins w:id="141" w:author="Modifications depuis 1.0" w:date="2021-04-26T14:31:00Z">
        <w:r w:rsidR="00573EDD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6629FA9C" w14:textId="77777777" w:rsidR="00573EDD" w:rsidRPr="00F71A7C" w:rsidRDefault="00573EDD" w:rsidP="00573EDD">
      <w:pPr>
        <w:pStyle w:val="Spacedtitle"/>
        <w:rPr>
          <w:ins w:id="142" w:author="Modifications depuis 1.0" w:date="2021-04-26T14:31:00Z"/>
        </w:rPr>
      </w:pPr>
    </w:p>
    <w:p w14:paraId="73801D84" w14:textId="77777777" w:rsidR="00573EDD" w:rsidRPr="00F71A7C" w:rsidRDefault="00573EDD" w:rsidP="00573EDD">
      <w:pPr>
        <w:pStyle w:val="Spacedtitle"/>
        <w:rPr>
          <w:ins w:id="143" w:author="Modifications depuis 1.0" w:date="2021-04-26T14:31:00Z"/>
        </w:rPr>
      </w:pPr>
      <w:ins w:id="144" w:author="Modifications depuis 1.0" w:date="2021-04-26T14:31:00Z">
        <w:r w:rsidRPr="00F71A7C">
          <w:t>Description</w:t>
        </w:r>
      </w:ins>
    </w:p>
    <w:p w14:paraId="14F951E8" w14:textId="6A269CAC" w:rsidR="001160D7" w:rsidRPr="00F71A7C" w:rsidRDefault="00573EDD" w:rsidP="001160D7">
      <w:pPr>
        <w:pStyle w:val="Paragraphedeliste"/>
        <w:numPr>
          <w:ilvl w:val="0"/>
          <w:numId w:val="9"/>
        </w:numPr>
        <w:spacing w:line="254" w:lineRule="auto"/>
        <w:rPr>
          <w:rFonts w:ascii="Consolas" w:hAnsi="Consolas"/>
          <w:sz w:val="20"/>
          <w:szCs w:val="20"/>
        </w:rPr>
      </w:pPr>
      <w:ins w:id="145" w:author="Modifications depuis 1.0" w:date="2021-04-26T14:31:00Z">
        <w:r w:rsidRPr="00F71A7C">
          <w:t xml:space="preserve">Calls </w:t>
        </w:r>
      </w:ins>
      <w:proofErr w:type="spellStart"/>
      <w:r w:rsidR="00000DC3" w:rsidRPr="00F71A7C">
        <w:rPr>
          <w:rStyle w:val="CodeCar"/>
        </w:rPr>
        <w:t>loadParameters</w:t>
      </w:r>
      <w:proofErr w:type="spellEnd"/>
      <w:ins w:id="146" w:author="Modifications depuis 1.0" w:date="2021-04-26T14:31:00Z">
        <w:r w:rsidRPr="00F71A7C">
          <w:t>.</w:t>
        </w:r>
      </w:ins>
    </w:p>
    <w:p w14:paraId="6E37289A" w14:textId="1B7C0AC5" w:rsidR="00FA31A9" w:rsidRPr="00F71A7C" w:rsidRDefault="00FA31A9" w:rsidP="00573EDD">
      <w:pPr>
        <w:pStyle w:val="Paragraphedeliste"/>
        <w:numPr>
          <w:ilvl w:val="0"/>
          <w:numId w:val="9"/>
        </w:numPr>
        <w:spacing w:line="254" w:lineRule="auto"/>
        <w:rPr>
          <w:ins w:id="147" w:author="Modifications depuis 1.0" w:date="2021-04-26T14:31:00Z"/>
          <w:rStyle w:val="CodeCar"/>
        </w:rPr>
      </w:pPr>
      <w:r w:rsidRPr="00F71A7C">
        <w:t>Switches to Parameters Tab if</w:t>
      </w:r>
      <w:r w:rsidRPr="00F71A7C">
        <w:rPr>
          <w:rStyle w:val="CodeCar"/>
        </w:rPr>
        <w:t xml:space="preserve"> </w:t>
      </w:r>
      <w:proofErr w:type="spellStart"/>
      <w:r w:rsidR="008425EE" w:rsidRPr="00F71A7C">
        <w:rPr>
          <w:rStyle w:val="CodeCar"/>
        </w:rPr>
        <w:t>loadParameters</w:t>
      </w:r>
      <w:proofErr w:type="spellEnd"/>
      <w:r w:rsidR="008425EE" w:rsidRPr="00F71A7C">
        <w:rPr>
          <w:rStyle w:val="CodeCar"/>
        </w:rPr>
        <w:t xml:space="preserve"> </w:t>
      </w:r>
      <w:r w:rsidR="008425EE" w:rsidRPr="00F71A7C">
        <w:t>was successful.</w:t>
      </w:r>
    </w:p>
    <w:p w14:paraId="3BC7FBFC" w14:textId="77777777" w:rsidR="00573EDD" w:rsidRPr="00F71A7C" w:rsidRDefault="00573EDD" w:rsidP="00573EDD">
      <w:pPr>
        <w:pStyle w:val="Spacedtitle"/>
        <w:rPr>
          <w:ins w:id="148" w:author="Modifications depuis 1.0" w:date="2021-04-26T14:31:00Z"/>
          <w:rStyle w:val="CodeCar"/>
          <w:rFonts w:ascii="Helvetica" w:hAnsi="Helvetica"/>
          <w:szCs w:val="22"/>
        </w:rPr>
      </w:pPr>
      <w:ins w:id="149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7F0CC99A" w14:textId="406A2A5F" w:rsidR="005D2D3D" w:rsidRPr="00F71A7C" w:rsidRDefault="006E2C9B" w:rsidP="005D2D3D">
      <w:pPr>
        <w:spacing w:line="256" w:lineRule="auto"/>
        <w:rPr>
          <w:rStyle w:val="CodeCar"/>
        </w:rPr>
      </w:pPr>
      <w:hyperlink w:anchor="loadParameters" w:history="1">
        <w:proofErr w:type="spellStart"/>
        <w:r w:rsidR="002430B1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loadParameters</w:t>
        </w:r>
        <w:proofErr w:type="spellEnd"/>
      </w:hyperlink>
    </w:p>
    <w:p w14:paraId="60F31293" w14:textId="77777777" w:rsidR="005D2D3D" w:rsidRPr="00F71A7C" w:rsidRDefault="005D2D3D" w:rsidP="005D2D3D">
      <w:pPr>
        <w:spacing w:line="256" w:lineRule="auto"/>
        <w:rPr>
          <w:lang w:val="en-GB"/>
        </w:rPr>
      </w:pPr>
    </w:p>
    <w:p w14:paraId="794D497D" w14:textId="77777777" w:rsidR="005C25FF" w:rsidRPr="00F71A7C" w:rsidRDefault="005C25FF" w:rsidP="005D2D3D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150" w:name="LoadIMSFolder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LoadIMSFolderButtonPushed</w:t>
      </w:r>
      <w:proofErr w:type="spellEnd"/>
    </w:p>
    <w:bookmarkEnd w:id="150"/>
    <w:p w14:paraId="7752FE0E" w14:textId="2CCF1469" w:rsidR="005D2D3D" w:rsidRPr="00F71A7C" w:rsidRDefault="005D2D3D" w:rsidP="005D2D3D">
      <w:pPr>
        <w:spacing w:before="120" w:after="0"/>
        <w:rPr>
          <w:ins w:id="151" w:author="Modifications depuis 1.0" w:date="2021-04-26T14:31:00Z"/>
          <w:lang w:val="en-GB"/>
        </w:rPr>
      </w:pPr>
      <w:r w:rsidRPr="00F71A7C">
        <w:rPr>
          <w:lang w:val="en-GB"/>
        </w:rPr>
        <w:t xml:space="preserve">Load </w:t>
      </w:r>
      <w:r w:rsidR="005C25FF" w:rsidRPr="00F71A7C">
        <w:rPr>
          <w:lang w:val="en-GB"/>
        </w:rPr>
        <w:t>IMS folder</w:t>
      </w:r>
      <w:r w:rsidR="00264E5C" w:rsidRPr="00F71A7C">
        <w:rPr>
          <w:lang w:val="en-GB"/>
        </w:rPr>
        <w:t xml:space="preserve"> button </w:t>
      </w:r>
      <w:proofErr w:type="spellStart"/>
      <w:r w:rsidR="00264E5C" w:rsidRPr="00F71A7C">
        <w:rPr>
          <w:lang w:val="en-GB"/>
        </w:rPr>
        <w:t>callback</w:t>
      </w:r>
      <w:proofErr w:type="spellEnd"/>
      <w:r w:rsidR="00264E5C" w:rsidRPr="00F71A7C">
        <w:rPr>
          <w:lang w:val="en-GB"/>
        </w:rPr>
        <w:t xml:space="preserve"> – same for </w:t>
      </w:r>
      <w:r w:rsidR="004F02E0" w:rsidRPr="00F71A7C">
        <w:rPr>
          <w:lang w:val="en-GB"/>
        </w:rPr>
        <w:t>Menu Tab button and Parameters Tab button</w:t>
      </w:r>
      <w:ins w:id="152" w:author="Modifications depuis 1.0" w:date="2021-04-26T14:31:00Z">
        <w:r w:rsidRPr="00F71A7C">
          <w:rPr>
            <w:lang w:val="en-GB"/>
          </w:rPr>
          <w:t>.</w:t>
        </w:r>
      </w:ins>
    </w:p>
    <w:p w14:paraId="45E9454A" w14:textId="77777777" w:rsidR="005D2D3D" w:rsidRPr="00F71A7C" w:rsidRDefault="005D2D3D" w:rsidP="005D2D3D">
      <w:pPr>
        <w:spacing w:after="0"/>
        <w:rPr>
          <w:ins w:id="153" w:author="Modifications depuis 1.0" w:date="2021-04-26T14:31:00Z"/>
          <w:lang w:val="en-GB"/>
        </w:rPr>
      </w:pPr>
    </w:p>
    <w:p w14:paraId="2113F86F" w14:textId="77777777" w:rsidR="005D2D3D" w:rsidRPr="00F71A7C" w:rsidRDefault="005D2D3D" w:rsidP="005D2D3D">
      <w:pPr>
        <w:pStyle w:val="Spacedtitle"/>
        <w:rPr>
          <w:ins w:id="154" w:author="Modifications depuis 1.0" w:date="2021-04-26T14:31:00Z"/>
          <w:rFonts w:cs="Helvetica"/>
        </w:rPr>
      </w:pPr>
      <w:ins w:id="155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162E77EB" w14:textId="195C3730" w:rsidR="005D2D3D" w:rsidRPr="00F71A7C" w:rsidRDefault="00B14A65" w:rsidP="005D2D3D">
      <w:pPr>
        <w:pStyle w:val="Spacedtitle"/>
        <w:rPr>
          <w:ins w:id="156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LoadIMSFolderButtonPushed</w:t>
      </w:r>
      <w:proofErr w:type="spellEnd"/>
      <w:ins w:id="157" w:author="Modifications depuis 1.0" w:date="2021-04-26T14:31:00Z">
        <w:r w:rsidR="005D2D3D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0FBB31B0" w14:textId="77777777" w:rsidR="005D2D3D" w:rsidRPr="00F71A7C" w:rsidRDefault="005D2D3D" w:rsidP="005D2D3D">
      <w:pPr>
        <w:pStyle w:val="Spacedtitle"/>
        <w:rPr>
          <w:ins w:id="158" w:author="Modifications depuis 1.0" w:date="2021-04-26T14:31:00Z"/>
        </w:rPr>
      </w:pPr>
    </w:p>
    <w:p w14:paraId="1513D094" w14:textId="0ABA7FDF" w:rsidR="00D0418E" w:rsidRPr="00F71A7C" w:rsidRDefault="005D2D3D" w:rsidP="00D0418E">
      <w:pPr>
        <w:pStyle w:val="Spacedtitle"/>
        <w:rPr>
          <w:ins w:id="159" w:author="Modifications depuis 1.0" w:date="2021-04-26T14:31:00Z"/>
        </w:rPr>
      </w:pPr>
      <w:ins w:id="160" w:author="Modifications depuis 1.0" w:date="2021-04-26T14:31:00Z">
        <w:r w:rsidRPr="00F71A7C">
          <w:t>Description</w:t>
        </w:r>
      </w:ins>
    </w:p>
    <w:p w14:paraId="30B8FE3B" w14:textId="283E897E" w:rsidR="00054A78" w:rsidRPr="00F71A7C" w:rsidRDefault="00054A78" w:rsidP="0079265A">
      <w:pPr>
        <w:pStyle w:val="Paragraphedeliste"/>
        <w:numPr>
          <w:ilvl w:val="0"/>
          <w:numId w:val="9"/>
        </w:numPr>
        <w:jc w:val="both"/>
        <w:rPr>
          <w:rFonts w:ascii="Consolas" w:hAnsi="Consolas"/>
          <w:sz w:val="20"/>
          <w:szCs w:val="20"/>
        </w:rPr>
      </w:pPr>
      <w:r w:rsidRPr="00F71A7C">
        <w:t>Let user choose a directory</w:t>
      </w:r>
      <w:ins w:id="161" w:author="Modifications depuis 1.0" w:date="2021-04-26T14:31:00Z">
        <w:r w:rsidRPr="00F71A7C">
          <w:t>.</w:t>
        </w:r>
      </w:ins>
    </w:p>
    <w:p w14:paraId="789FFB17" w14:textId="0BE2DF12" w:rsidR="00FD2138" w:rsidRPr="00F71A7C" w:rsidRDefault="00054A78" w:rsidP="0079265A">
      <w:pPr>
        <w:pStyle w:val="Paragraphedeliste"/>
        <w:numPr>
          <w:ilvl w:val="0"/>
          <w:numId w:val="9"/>
        </w:numPr>
        <w:jc w:val="both"/>
      </w:pPr>
      <w:r w:rsidRPr="00F71A7C">
        <w:t>Opens a loading bar.</w:t>
      </w:r>
    </w:p>
    <w:p w14:paraId="6C48BEBD" w14:textId="69F58241" w:rsidR="0090487B" w:rsidRPr="00F71A7C" w:rsidRDefault="0090487B" w:rsidP="0079265A">
      <w:pPr>
        <w:pStyle w:val="Paragraphedeliste"/>
        <w:numPr>
          <w:ilvl w:val="0"/>
          <w:numId w:val="9"/>
        </w:numPr>
        <w:jc w:val="both"/>
      </w:pPr>
      <w:r w:rsidRPr="00F71A7C">
        <w:t xml:space="preserve">Checks if the folder is named </w:t>
      </w:r>
      <w:r w:rsidR="00380D57" w:rsidRPr="00F71A7C">
        <w:rPr>
          <w:rStyle w:val="CodeCar"/>
          <w:i/>
        </w:rPr>
        <w:t>&lt;name&gt;</w:t>
      </w:r>
      <w:r w:rsidR="00380D57" w:rsidRPr="00F71A7C">
        <w:rPr>
          <w:rStyle w:val="CodeCar"/>
        </w:rPr>
        <w:t>_Statistics</w:t>
      </w:r>
      <w:r w:rsidR="00A7788F" w:rsidRPr="00F71A7C">
        <w:rPr>
          <w:rStyle w:val="CodeCar"/>
        </w:rPr>
        <w:t>.</w:t>
      </w:r>
    </w:p>
    <w:p w14:paraId="4A6AAEA8" w14:textId="3DCDD4ED" w:rsidR="00D92EF7" w:rsidRPr="00F71A7C" w:rsidRDefault="00224130" w:rsidP="0079265A">
      <w:pPr>
        <w:pStyle w:val="Paragraphedeliste"/>
        <w:numPr>
          <w:ilvl w:val="0"/>
          <w:numId w:val="9"/>
        </w:numPr>
        <w:jc w:val="both"/>
      </w:pPr>
      <w:r w:rsidRPr="00F71A7C">
        <w:t xml:space="preserve">Checks contents of </w:t>
      </w:r>
      <w:r w:rsidR="004F2A90" w:rsidRPr="00F71A7C">
        <w:t>folder.</w:t>
      </w:r>
    </w:p>
    <w:p w14:paraId="04139F9A" w14:textId="4364908D" w:rsidR="007D7DB7" w:rsidRPr="00F71A7C" w:rsidRDefault="00F115FC" w:rsidP="0079265A">
      <w:pPr>
        <w:pStyle w:val="Paragraphedeliste"/>
        <w:numPr>
          <w:ilvl w:val="0"/>
          <w:numId w:val="9"/>
        </w:numPr>
        <w:jc w:val="both"/>
      </w:pPr>
      <w:r w:rsidRPr="00F71A7C">
        <w:t>If both are correct</w:t>
      </w:r>
      <w:r w:rsidR="0010360B" w:rsidRPr="00F71A7C">
        <w:t>, adds folder to path</w:t>
      </w:r>
      <w:r w:rsidR="00A7590F" w:rsidRPr="00F71A7C">
        <w:t xml:space="preserve"> and </w:t>
      </w:r>
      <w:r w:rsidR="00B3676E" w:rsidRPr="00F71A7C">
        <w:t xml:space="preserve">opens </w:t>
      </w:r>
      <w:r w:rsidR="0007693E" w:rsidRPr="00F71A7C">
        <w:t>the</w:t>
      </w:r>
      <w:r w:rsidR="00234E6E" w:rsidRPr="00F71A7C">
        <w:t xml:space="preserve"> files</w:t>
      </w:r>
      <w:r w:rsidR="0007693E" w:rsidRPr="00F71A7C">
        <w:t xml:space="preserve"> containing the position and size data o</w:t>
      </w:r>
      <w:r w:rsidR="00D14ADD" w:rsidRPr="00F71A7C">
        <w:t>f the ellipsoid cells.</w:t>
      </w:r>
    </w:p>
    <w:p w14:paraId="7051CFDB" w14:textId="2A398D64" w:rsidR="00F22A81" w:rsidRPr="00F71A7C" w:rsidRDefault="00CB231F" w:rsidP="0079265A">
      <w:pPr>
        <w:pStyle w:val="Paragraphedeliste"/>
        <w:numPr>
          <w:ilvl w:val="0"/>
          <w:numId w:val="9"/>
        </w:numPr>
        <w:jc w:val="both"/>
      </w:pPr>
      <w:r w:rsidRPr="00F71A7C">
        <w:t xml:space="preserve">Updates </w:t>
      </w:r>
      <w:r w:rsidR="00E0637C" w:rsidRPr="00F71A7C">
        <w:t xml:space="preserve">the </w:t>
      </w:r>
      <w:r w:rsidR="00E0637C" w:rsidRPr="00F71A7C">
        <w:rPr>
          <w:rStyle w:val="CodeCar"/>
        </w:rPr>
        <w:t>cells</w:t>
      </w:r>
      <w:r w:rsidR="00E0637C" w:rsidRPr="00F71A7C">
        <w:t xml:space="preserve"> variable with the parsed data.</w:t>
      </w:r>
    </w:p>
    <w:p w14:paraId="13F807CC" w14:textId="3260E45C" w:rsidR="00AB4F23" w:rsidRPr="00F71A7C" w:rsidRDefault="00B15362" w:rsidP="0079265A">
      <w:pPr>
        <w:pStyle w:val="Paragraphedeliste"/>
        <w:numPr>
          <w:ilvl w:val="0"/>
          <w:numId w:val="9"/>
        </w:numPr>
        <w:jc w:val="both"/>
      </w:pPr>
      <w:r w:rsidRPr="00F71A7C">
        <w:t>Switches tabs if necessary.</w:t>
      </w:r>
    </w:p>
    <w:p w14:paraId="327BCC02" w14:textId="7554E9FF" w:rsidR="008D183A" w:rsidRPr="00F71A7C" w:rsidRDefault="008D183A" w:rsidP="0079265A">
      <w:pPr>
        <w:pStyle w:val="Paragraphedeliste"/>
        <w:numPr>
          <w:ilvl w:val="0"/>
          <w:numId w:val="9"/>
        </w:numPr>
        <w:jc w:val="both"/>
      </w:pPr>
      <w:r w:rsidRPr="00F71A7C">
        <w:t xml:space="preserve">Updates </w:t>
      </w:r>
      <w:r w:rsidR="004909C1" w:rsidRPr="00F71A7C">
        <w:t>displayed information.</w:t>
      </w:r>
    </w:p>
    <w:p w14:paraId="3AAE8799" w14:textId="03CCC594" w:rsidR="00054A78" w:rsidRPr="00F71A7C" w:rsidRDefault="00054A78" w:rsidP="0079265A">
      <w:pPr>
        <w:pStyle w:val="Paragraphedeliste"/>
        <w:numPr>
          <w:ilvl w:val="0"/>
          <w:numId w:val="9"/>
        </w:numPr>
        <w:jc w:val="both"/>
        <w:rPr>
          <w:ins w:id="162" w:author="Modifications depuis 1.0" w:date="2021-04-26T14:31:00Z"/>
        </w:rPr>
      </w:pPr>
      <w:r w:rsidRPr="00F71A7C">
        <w:t>Closes the loading bar.</w:t>
      </w:r>
    </w:p>
    <w:p w14:paraId="5B3D7028" w14:textId="77777777" w:rsidR="005D2D3D" w:rsidRPr="00F71A7C" w:rsidRDefault="005D2D3D" w:rsidP="005D2D3D">
      <w:pPr>
        <w:pStyle w:val="Spacedtitle"/>
        <w:rPr>
          <w:ins w:id="163" w:author="Modifications depuis 1.0" w:date="2021-04-26T14:31:00Z"/>
          <w:rStyle w:val="CodeCar"/>
          <w:rFonts w:ascii="Helvetica" w:hAnsi="Helvetica"/>
          <w:szCs w:val="22"/>
        </w:rPr>
      </w:pPr>
      <w:ins w:id="164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74D13278" w14:textId="41958FF1" w:rsidR="00A27CCE" w:rsidRPr="00F71A7C" w:rsidRDefault="006E2C9B" w:rsidP="00A27CCE">
      <w:pPr>
        <w:spacing w:line="256" w:lineRule="auto"/>
        <w:rPr>
          <w:rStyle w:val="CodeCar"/>
        </w:rPr>
      </w:pPr>
      <w:hyperlink w:anchor="checkIMSFiles" w:history="1">
        <w:proofErr w:type="spellStart"/>
        <w:r w:rsidR="0083543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checkIMS</w:t>
        </w:r>
        <w:bookmarkStart w:id="165" w:name="_Hlt70498430"/>
        <w:r w:rsidR="0083543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F</w:t>
        </w:r>
        <w:bookmarkEnd w:id="165"/>
        <w:r w:rsidR="0083543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</w:t>
        </w:r>
        <w:bookmarkStart w:id="166" w:name="_Hlt70498203"/>
        <w:r w:rsidR="0083543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</w:t>
        </w:r>
        <w:bookmarkEnd w:id="166"/>
        <w:r w:rsidR="0083543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es</w:t>
        </w:r>
        <w:proofErr w:type="spellEnd"/>
      </w:hyperlink>
      <w:r w:rsidR="0083543E" w:rsidRPr="00F71A7C">
        <w:rPr>
          <w:rStyle w:val="CodeCar"/>
        </w:rPr>
        <w:t xml:space="preserve">, </w:t>
      </w:r>
      <w:hyperlink w:anchor="IMSCellPreview" w:history="1">
        <w:proofErr w:type="spellStart"/>
        <w:r w:rsidR="0023243B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IM</w:t>
        </w:r>
        <w:r w:rsidR="0027205C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S</w:t>
        </w:r>
        <w:r w:rsidR="0023243B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CellPreview</w:t>
        </w:r>
        <w:proofErr w:type="spellEnd"/>
      </w:hyperlink>
      <w:r w:rsidR="0023243B" w:rsidRPr="00F71A7C">
        <w:rPr>
          <w:rStyle w:val="CodeCar"/>
        </w:rPr>
        <w:t xml:space="preserve">, </w:t>
      </w:r>
      <w:hyperlink w:anchor="cells" w:history="1">
        <w:r w:rsidR="007F771E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cells</w:t>
        </w:r>
      </w:hyperlink>
    </w:p>
    <w:p w14:paraId="7E39B970" w14:textId="77777777" w:rsidR="00713278" w:rsidRPr="00F71A7C" w:rsidRDefault="00713278" w:rsidP="00410976">
      <w:pPr>
        <w:spacing w:line="256" w:lineRule="auto"/>
        <w:rPr>
          <w:rStyle w:val="CodeCar"/>
        </w:rPr>
      </w:pPr>
    </w:p>
    <w:p w14:paraId="224C8052" w14:textId="6B8BDB56" w:rsidR="00713278" w:rsidRPr="00F71A7C" w:rsidRDefault="001D1923" w:rsidP="00713278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167" w:name="LoadMPH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LoadMPHButtonPushed</w:t>
      </w:r>
      <w:proofErr w:type="spellEnd"/>
    </w:p>
    <w:bookmarkEnd w:id="167"/>
    <w:p w14:paraId="6BE382CF" w14:textId="2A825AA0" w:rsidR="00713278" w:rsidRPr="00F71A7C" w:rsidRDefault="00713278" w:rsidP="00713278">
      <w:pPr>
        <w:spacing w:before="120" w:after="0"/>
        <w:rPr>
          <w:ins w:id="168" w:author="Modifications depuis 1.0" w:date="2021-04-26T14:31:00Z"/>
          <w:lang w:val="en-GB"/>
        </w:rPr>
      </w:pPr>
      <w:r w:rsidRPr="00F71A7C">
        <w:rPr>
          <w:lang w:val="en-GB"/>
        </w:rPr>
        <w:t xml:space="preserve">Load </w:t>
      </w:r>
      <w:r w:rsidR="006D6BF0" w:rsidRPr="00F71A7C">
        <w:rPr>
          <w:lang w:val="en-GB"/>
        </w:rPr>
        <w:t>.mph</w:t>
      </w:r>
      <w:r w:rsidRPr="00F71A7C">
        <w:rPr>
          <w:lang w:val="en-GB"/>
        </w:rPr>
        <w:t xml:space="preserve"> </w:t>
      </w:r>
      <w:r w:rsidR="006D6BF0" w:rsidRPr="00F71A7C">
        <w:rPr>
          <w:lang w:val="en-GB"/>
        </w:rPr>
        <w:t>file</w:t>
      </w:r>
      <w:r w:rsidRPr="00F71A7C">
        <w:rPr>
          <w:lang w:val="en-GB"/>
        </w:rPr>
        <w:t xml:space="preserve"> button </w:t>
      </w:r>
      <w:proofErr w:type="spellStart"/>
      <w:r w:rsidRPr="00F71A7C">
        <w:rPr>
          <w:lang w:val="en-GB"/>
        </w:rPr>
        <w:t>callback</w:t>
      </w:r>
      <w:proofErr w:type="spellEnd"/>
      <w:r w:rsidRPr="00F71A7C">
        <w:rPr>
          <w:lang w:val="en-GB"/>
        </w:rPr>
        <w:t xml:space="preserve"> – same for Menu Tab button and Parameters Tab button</w:t>
      </w:r>
      <w:ins w:id="169" w:author="Modifications depuis 1.0" w:date="2021-04-26T14:31:00Z">
        <w:r w:rsidRPr="00F71A7C">
          <w:rPr>
            <w:lang w:val="en-GB"/>
          </w:rPr>
          <w:t>.</w:t>
        </w:r>
      </w:ins>
    </w:p>
    <w:p w14:paraId="121E21CF" w14:textId="77777777" w:rsidR="00713278" w:rsidRPr="00F71A7C" w:rsidRDefault="00713278" w:rsidP="00713278">
      <w:pPr>
        <w:spacing w:after="0"/>
        <w:rPr>
          <w:ins w:id="170" w:author="Modifications depuis 1.0" w:date="2021-04-26T14:31:00Z"/>
          <w:lang w:val="en-GB"/>
        </w:rPr>
      </w:pPr>
    </w:p>
    <w:p w14:paraId="2903B72D" w14:textId="77777777" w:rsidR="00713278" w:rsidRPr="00F71A7C" w:rsidRDefault="00713278" w:rsidP="00713278">
      <w:pPr>
        <w:pStyle w:val="Spacedtitle"/>
        <w:rPr>
          <w:ins w:id="171" w:author="Modifications depuis 1.0" w:date="2021-04-26T14:31:00Z"/>
          <w:rFonts w:cs="Helvetica"/>
        </w:rPr>
      </w:pPr>
      <w:ins w:id="172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0E96FCF0" w14:textId="58FEDB8E" w:rsidR="00713278" w:rsidRPr="00F71A7C" w:rsidRDefault="00FC4DC4" w:rsidP="00713278">
      <w:pPr>
        <w:pStyle w:val="Spacedtitle"/>
        <w:rPr>
          <w:ins w:id="173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LoadMPHButtonPushed</w:t>
      </w:r>
      <w:proofErr w:type="spellEnd"/>
      <w:ins w:id="174" w:author="Modifications depuis 1.0" w:date="2021-04-26T14:31:00Z">
        <w:r w:rsidR="00713278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51723085" w14:textId="77777777" w:rsidR="00713278" w:rsidRPr="00F71A7C" w:rsidRDefault="00713278" w:rsidP="00713278">
      <w:pPr>
        <w:pStyle w:val="Spacedtitle"/>
        <w:rPr>
          <w:ins w:id="175" w:author="Modifications depuis 1.0" w:date="2021-04-26T14:31:00Z"/>
        </w:rPr>
      </w:pPr>
    </w:p>
    <w:p w14:paraId="24BC3409" w14:textId="77777777" w:rsidR="00713278" w:rsidRPr="00F71A7C" w:rsidRDefault="00713278" w:rsidP="00713278">
      <w:pPr>
        <w:pStyle w:val="Spacedtitle"/>
        <w:rPr>
          <w:ins w:id="176" w:author="Modifications depuis 1.0" w:date="2021-04-26T14:31:00Z"/>
        </w:rPr>
      </w:pPr>
      <w:ins w:id="177" w:author="Modifications depuis 1.0" w:date="2021-04-26T14:31:00Z">
        <w:r w:rsidRPr="00F71A7C">
          <w:t>Description</w:t>
        </w:r>
      </w:ins>
    </w:p>
    <w:p w14:paraId="1ADC9210" w14:textId="3F789A61" w:rsidR="0063142B" w:rsidRPr="00F71A7C" w:rsidRDefault="00713278" w:rsidP="0063142B">
      <w:pPr>
        <w:pStyle w:val="Paragraphedeliste"/>
        <w:numPr>
          <w:ilvl w:val="0"/>
          <w:numId w:val="9"/>
        </w:numPr>
      </w:pPr>
      <w:r w:rsidRPr="00F71A7C">
        <w:t xml:space="preserve">Let user choose a </w:t>
      </w:r>
      <w:r w:rsidR="00AE56F5" w:rsidRPr="00F71A7C">
        <w:rPr>
          <w:rStyle w:val="CodeCar"/>
        </w:rPr>
        <w:t>.mph</w:t>
      </w:r>
      <w:r w:rsidR="00AE56F5" w:rsidRPr="00F71A7C">
        <w:t xml:space="preserve"> file</w:t>
      </w:r>
      <w:ins w:id="178" w:author="Modifications depuis 1.0" w:date="2021-04-26T14:31:00Z">
        <w:r w:rsidRPr="00F71A7C">
          <w:t>.</w:t>
        </w:r>
      </w:ins>
    </w:p>
    <w:p w14:paraId="7BD3CE2A" w14:textId="44A230B5" w:rsidR="004B544C" w:rsidRPr="00F71A7C" w:rsidRDefault="00AE56F5" w:rsidP="004B544C">
      <w:pPr>
        <w:pStyle w:val="Paragraphedeliste"/>
        <w:numPr>
          <w:ilvl w:val="0"/>
          <w:numId w:val="9"/>
        </w:numPr>
      </w:pPr>
      <w:r w:rsidRPr="00F71A7C">
        <w:t>Opens a loading bar.</w:t>
      </w:r>
    </w:p>
    <w:p w14:paraId="69E33BEC" w14:textId="70CEED5E" w:rsidR="00EF46FA" w:rsidRPr="00F71A7C" w:rsidRDefault="00485C9F" w:rsidP="00EF46FA">
      <w:pPr>
        <w:pStyle w:val="Paragraphedeliste"/>
        <w:numPr>
          <w:ilvl w:val="0"/>
          <w:numId w:val="9"/>
        </w:numPr>
      </w:pPr>
      <w:r w:rsidRPr="00F71A7C">
        <w:t xml:space="preserve">Updates the </w:t>
      </w:r>
      <w:proofErr w:type="spellStart"/>
      <w:r w:rsidRPr="00F71A7C">
        <w:rPr>
          <w:rStyle w:val="CodeCar"/>
        </w:rPr>
        <w:t>loadedModel</w:t>
      </w:r>
      <w:proofErr w:type="spellEnd"/>
      <w:r w:rsidRPr="00F71A7C">
        <w:t xml:space="preserve"> </w:t>
      </w:r>
      <w:r w:rsidR="004B5006" w:rsidRPr="00F71A7C">
        <w:t xml:space="preserve">and </w:t>
      </w:r>
      <w:r w:rsidR="004B5006" w:rsidRPr="00F71A7C">
        <w:rPr>
          <w:rStyle w:val="CodeCar"/>
        </w:rPr>
        <w:t>settings</w:t>
      </w:r>
      <w:r w:rsidR="004B5006" w:rsidRPr="00F71A7C">
        <w:t xml:space="preserve"> </w:t>
      </w:r>
      <w:r w:rsidRPr="00F71A7C">
        <w:t>variable</w:t>
      </w:r>
      <w:r w:rsidR="004B5006" w:rsidRPr="00F71A7C">
        <w:t>s</w:t>
      </w:r>
      <w:r w:rsidRPr="00F71A7C">
        <w:t xml:space="preserve"> </w:t>
      </w:r>
      <w:r w:rsidR="006C7B41" w:rsidRPr="00F71A7C">
        <w:t xml:space="preserve">with </w:t>
      </w:r>
      <w:r w:rsidR="00AB180E" w:rsidRPr="00F71A7C">
        <w:t>the parsed file data.</w:t>
      </w:r>
    </w:p>
    <w:p w14:paraId="65BE6E80" w14:textId="616C9C36" w:rsidR="0083654A" w:rsidRPr="00F71A7C" w:rsidRDefault="00D46BE6" w:rsidP="0083654A">
      <w:pPr>
        <w:pStyle w:val="Paragraphedeliste"/>
        <w:numPr>
          <w:ilvl w:val="0"/>
          <w:numId w:val="9"/>
        </w:numPr>
      </w:pPr>
      <w:r w:rsidRPr="00F71A7C">
        <w:t>Updates the displayed information.</w:t>
      </w:r>
    </w:p>
    <w:p w14:paraId="202BB515" w14:textId="2732A1A9" w:rsidR="00D46BE6" w:rsidRPr="00F71A7C" w:rsidRDefault="00D46BE6" w:rsidP="000C7336">
      <w:pPr>
        <w:pStyle w:val="Paragraphedeliste"/>
        <w:numPr>
          <w:ilvl w:val="0"/>
          <w:numId w:val="9"/>
        </w:numPr>
      </w:pPr>
      <w:r w:rsidRPr="00F71A7C">
        <w:t>Plots a preview of the model in the Parameters Tab.</w:t>
      </w:r>
    </w:p>
    <w:p w14:paraId="379133C7" w14:textId="7B68EB32" w:rsidR="00D46BE6" w:rsidRPr="00F71A7C" w:rsidRDefault="00D46BE6" w:rsidP="000C7336">
      <w:pPr>
        <w:pStyle w:val="Paragraphedeliste"/>
        <w:numPr>
          <w:ilvl w:val="0"/>
          <w:numId w:val="9"/>
        </w:numPr>
      </w:pPr>
      <w:r w:rsidRPr="00F71A7C">
        <w:t>Switches Tabs if necessary.</w:t>
      </w:r>
    </w:p>
    <w:p w14:paraId="74F3DE8B" w14:textId="052D55D2" w:rsidR="00AE56F5" w:rsidRPr="00F71A7C" w:rsidRDefault="00AE56F5" w:rsidP="001E6299">
      <w:pPr>
        <w:pStyle w:val="Paragraphedeliste"/>
        <w:numPr>
          <w:ilvl w:val="0"/>
          <w:numId w:val="9"/>
        </w:numPr>
        <w:rPr>
          <w:ins w:id="179" w:author="Modifications depuis 1.0" w:date="2021-04-26T14:31:00Z"/>
        </w:rPr>
      </w:pPr>
      <w:r w:rsidRPr="00F71A7C">
        <w:t>Closes the loading bar.</w:t>
      </w:r>
    </w:p>
    <w:p w14:paraId="1ADC2BFC" w14:textId="77777777" w:rsidR="00713278" w:rsidRPr="00F71A7C" w:rsidRDefault="00713278" w:rsidP="00713278">
      <w:pPr>
        <w:pStyle w:val="Spacedtitle"/>
        <w:rPr>
          <w:ins w:id="180" w:author="Modifications depuis 1.0" w:date="2021-04-26T14:31:00Z"/>
          <w:rStyle w:val="CodeCar"/>
          <w:rFonts w:ascii="Helvetica" w:hAnsi="Helvetica"/>
          <w:szCs w:val="22"/>
        </w:rPr>
      </w:pPr>
      <w:ins w:id="181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0B90108E" w14:textId="0C3C06B7" w:rsidR="00713278" w:rsidRPr="00F71A7C" w:rsidRDefault="006E2C9B" w:rsidP="00251E1C">
      <w:pPr>
        <w:pStyle w:val="Code"/>
        <w:spacing w:after="120"/>
        <w:rPr>
          <w:rStyle w:val="CodeCar"/>
        </w:rPr>
      </w:pPr>
      <w:hyperlink w:anchor="refreshParametersDisplay" w:history="1">
        <w:proofErr w:type="spellStart"/>
        <w:r w:rsidR="00251E1C" w:rsidRPr="00F71A7C">
          <w:rPr>
            <w:rStyle w:val="Lienhypertexte"/>
          </w:rPr>
          <w:t>refreshParametersDisplay</w:t>
        </w:r>
        <w:proofErr w:type="spellEnd"/>
      </w:hyperlink>
      <w:r w:rsidR="00F63B25" w:rsidRPr="00F71A7C">
        <w:rPr>
          <w:rStyle w:val="CodeCar"/>
        </w:rPr>
        <w:t xml:space="preserve">, </w:t>
      </w:r>
      <w:hyperlink w:anchor="dispFileInfo" w:history="1">
        <w:proofErr w:type="spellStart"/>
        <w:r w:rsidR="003D4FFE" w:rsidRPr="00251E1C">
          <w:rPr>
            <w:rStyle w:val="Lienhypertexte"/>
          </w:rPr>
          <w:t>dispFileInfo</w:t>
        </w:r>
        <w:proofErr w:type="spellEnd"/>
      </w:hyperlink>
      <w:r w:rsidR="003D4FFE" w:rsidRPr="00F71A7C">
        <w:rPr>
          <w:rStyle w:val="CodeCar"/>
        </w:rPr>
        <w:t xml:space="preserve">, </w:t>
      </w:r>
      <w:hyperlink w:anchor="countElements" w:history="1">
        <w:proofErr w:type="spellStart"/>
        <w:r w:rsidR="00D0489E" w:rsidRPr="00251E1C">
          <w:rPr>
            <w:rStyle w:val="Lienhypertexte"/>
          </w:rPr>
          <w:t>countElements</w:t>
        </w:r>
        <w:proofErr w:type="spellEnd"/>
      </w:hyperlink>
      <w:r w:rsidR="00D0489E" w:rsidRPr="00F71A7C">
        <w:rPr>
          <w:rStyle w:val="CodeCar"/>
        </w:rPr>
        <w:t xml:space="preserve">, </w:t>
      </w:r>
      <w:hyperlink w:anchor="loadedModel" w:history="1">
        <w:proofErr w:type="spellStart"/>
        <w:r w:rsidR="00D46BE6" w:rsidRPr="00F71A7C">
          <w:rPr>
            <w:rStyle w:val="Lienhypertexte"/>
          </w:rPr>
          <w:t>loadedModel</w:t>
        </w:r>
        <w:proofErr w:type="spellEnd"/>
      </w:hyperlink>
      <w:r w:rsidR="00713278" w:rsidRPr="00F71A7C">
        <w:rPr>
          <w:rStyle w:val="CodeCar"/>
        </w:rPr>
        <w:t xml:space="preserve">, </w:t>
      </w:r>
      <w:hyperlink w:anchor="settings" w:history="1">
        <w:r w:rsidR="00D46BE6" w:rsidRPr="00F71A7C">
          <w:rPr>
            <w:rStyle w:val="Lienhypertexte"/>
          </w:rPr>
          <w:t>settings</w:t>
        </w:r>
      </w:hyperlink>
      <w:r w:rsidR="00D46BE6" w:rsidRPr="00F71A7C">
        <w:rPr>
          <w:rStyle w:val="CodeCar"/>
        </w:rPr>
        <w:t>,</w:t>
      </w:r>
      <w:r w:rsidR="00F63B25" w:rsidRPr="00F71A7C">
        <w:rPr>
          <w:rStyle w:val="CodeCar"/>
        </w:rPr>
        <w:t xml:space="preserve"> </w:t>
      </w:r>
      <w:hyperlink w:anchor="cells" w:history="1">
        <w:r w:rsidR="00F63B25" w:rsidRPr="00F71A7C">
          <w:rPr>
            <w:rStyle w:val="Lienhypertexte"/>
          </w:rPr>
          <w:t>cells</w:t>
        </w:r>
      </w:hyperlink>
    </w:p>
    <w:p w14:paraId="006E5B13" w14:textId="77777777" w:rsidR="00713278" w:rsidRPr="00F71A7C" w:rsidRDefault="00713278" w:rsidP="00713278">
      <w:pPr>
        <w:spacing w:line="256" w:lineRule="auto"/>
        <w:rPr>
          <w:rStyle w:val="CodeCar"/>
        </w:rPr>
      </w:pPr>
    </w:p>
    <w:p w14:paraId="48D946DC" w14:textId="77777777" w:rsidR="009A47F8" w:rsidRPr="00F71A7C" w:rsidRDefault="009A47F8" w:rsidP="005A79D6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ClearButton_</w:t>
      </w:r>
      <w:bookmarkStart w:id="182" w:name="ClearButton_BiocellsPushed"/>
      <w:r w:rsidRPr="00F71A7C">
        <w:rPr>
          <w:rFonts w:ascii="Consolas" w:hAnsi="Consolas"/>
          <w:b/>
          <w:i/>
          <w:color w:val="ED7D31" w:themeColor="accent2"/>
          <w:lang w:val="en-GB"/>
        </w:rPr>
        <w:t>BiocellsPushed</w:t>
      </w:r>
      <w:bookmarkEnd w:id="182"/>
      <w:proofErr w:type="spellEnd"/>
    </w:p>
    <w:p w14:paraId="74CD995B" w14:textId="218E496F" w:rsidR="005A79D6" w:rsidRPr="00F71A7C" w:rsidRDefault="009A47F8" w:rsidP="005A79D6">
      <w:pPr>
        <w:spacing w:before="120" w:after="0"/>
        <w:rPr>
          <w:ins w:id="183" w:author="Modifications depuis 1.0" w:date="2021-04-26T14:31:00Z"/>
          <w:lang w:val="en-GB"/>
        </w:rPr>
      </w:pPr>
      <w:r w:rsidRPr="00F71A7C">
        <w:rPr>
          <w:lang w:val="en-GB"/>
        </w:rPr>
        <w:t xml:space="preserve">Clear button </w:t>
      </w:r>
      <w:r w:rsidR="00960E2E" w:rsidRPr="00F71A7C">
        <w:rPr>
          <w:lang w:val="en-GB"/>
        </w:rPr>
        <w:t xml:space="preserve">in </w:t>
      </w:r>
      <w:proofErr w:type="spellStart"/>
      <w:r w:rsidR="00960E2E" w:rsidRPr="00F71A7C">
        <w:rPr>
          <w:lang w:val="en-GB"/>
        </w:rPr>
        <w:t>Biocells</w:t>
      </w:r>
      <w:proofErr w:type="spellEnd"/>
      <w:r w:rsidR="00960E2E" w:rsidRPr="00F71A7C">
        <w:rPr>
          <w:lang w:val="en-GB"/>
        </w:rPr>
        <w:t xml:space="preserve"> panel </w:t>
      </w:r>
      <w:proofErr w:type="spellStart"/>
      <w:r w:rsidR="00960E2E" w:rsidRPr="00F71A7C">
        <w:rPr>
          <w:lang w:val="en-GB"/>
        </w:rPr>
        <w:t>callback</w:t>
      </w:r>
      <w:proofErr w:type="spellEnd"/>
      <w:ins w:id="184" w:author="Modifications depuis 1.0" w:date="2021-04-26T14:31:00Z">
        <w:r w:rsidR="005A79D6" w:rsidRPr="00F71A7C">
          <w:rPr>
            <w:lang w:val="en-GB"/>
          </w:rPr>
          <w:t>.</w:t>
        </w:r>
      </w:ins>
    </w:p>
    <w:p w14:paraId="0E81268B" w14:textId="77777777" w:rsidR="005A79D6" w:rsidRPr="00F71A7C" w:rsidRDefault="005A79D6" w:rsidP="005A79D6">
      <w:pPr>
        <w:spacing w:after="0"/>
        <w:rPr>
          <w:ins w:id="185" w:author="Modifications depuis 1.0" w:date="2021-04-26T14:31:00Z"/>
          <w:lang w:val="en-GB"/>
        </w:rPr>
      </w:pPr>
    </w:p>
    <w:p w14:paraId="0BB062B7" w14:textId="77777777" w:rsidR="005A79D6" w:rsidRPr="00F71A7C" w:rsidRDefault="005A79D6" w:rsidP="005A79D6">
      <w:pPr>
        <w:pStyle w:val="Spacedtitle"/>
        <w:rPr>
          <w:ins w:id="186" w:author="Modifications depuis 1.0" w:date="2021-04-26T14:31:00Z"/>
          <w:rFonts w:cs="Helvetica"/>
        </w:rPr>
      </w:pPr>
      <w:ins w:id="187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08C7AD26" w14:textId="385D6594" w:rsidR="005A79D6" w:rsidRPr="00F71A7C" w:rsidRDefault="009A47F8" w:rsidP="005A79D6">
      <w:pPr>
        <w:pStyle w:val="Spacedtitle"/>
        <w:rPr>
          <w:ins w:id="188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ClearButton_BiocellsPushed</w:t>
      </w:r>
      <w:proofErr w:type="spellEnd"/>
      <w:ins w:id="189" w:author="Modifications depuis 1.0" w:date="2021-04-26T14:31:00Z">
        <w:r w:rsidR="005A79D6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6F4A33CA" w14:textId="77777777" w:rsidR="005A79D6" w:rsidRPr="00F71A7C" w:rsidRDefault="005A79D6" w:rsidP="005A79D6">
      <w:pPr>
        <w:pStyle w:val="Spacedtitle"/>
        <w:rPr>
          <w:ins w:id="190" w:author="Modifications depuis 1.0" w:date="2021-04-26T14:31:00Z"/>
        </w:rPr>
      </w:pPr>
    </w:p>
    <w:p w14:paraId="0CB1B3F0" w14:textId="77777777" w:rsidR="005A79D6" w:rsidRPr="00F71A7C" w:rsidRDefault="005A79D6" w:rsidP="005A79D6">
      <w:pPr>
        <w:pStyle w:val="Spacedtitle"/>
        <w:rPr>
          <w:ins w:id="191" w:author="Modifications depuis 1.0" w:date="2021-04-26T14:31:00Z"/>
        </w:rPr>
      </w:pPr>
      <w:ins w:id="192" w:author="Modifications depuis 1.0" w:date="2021-04-26T14:31:00Z">
        <w:r w:rsidRPr="00F71A7C">
          <w:t>Description</w:t>
        </w:r>
      </w:ins>
    </w:p>
    <w:p w14:paraId="1850B2DD" w14:textId="16994A35" w:rsidR="005A79D6" w:rsidRPr="00F71A7C" w:rsidRDefault="00736106" w:rsidP="005A79D6">
      <w:pPr>
        <w:pStyle w:val="Paragraphedeliste"/>
        <w:numPr>
          <w:ilvl w:val="0"/>
          <w:numId w:val="9"/>
        </w:numPr>
      </w:pPr>
      <w:r w:rsidRPr="00F71A7C">
        <w:t xml:space="preserve">Clears the </w:t>
      </w:r>
      <w:r w:rsidRPr="00F71A7C">
        <w:rPr>
          <w:rStyle w:val="CodeCar"/>
        </w:rPr>
        <w:t>cells</w:t>
      </w:r>
      <w:r w:rsidRPr="00F71A7C">
        <w:t xml:space="preserve"> variable</w:t>
      </w:r>
      <w:ins w:id="193" w:author="Modifications depuis 1.0" w:date="2021-04-26T14:31:00Z">
        <w:r w:rsidR="005A79D6" w:rsidRPr="00F71A7C">
          <w:t>.</w:t>
        </w:r>
      </w:ins>
    </w:p>
    <w:p w14:paraId="05FDDC7F" w14:textId="54E78F25" w:rsidR="005A79D6" w:rsidRPr="00F71A7C" w:rsidRDefault="005A79D6" w:rsidP="005A79D6">
      <w:pPr>
        <w:pStyle w:val="Spacedtitle"/>
        <w:rPr>
          <w:ins w:id="194" w:author="Modifications depuis 1.0" w:date="2021-04-26T14:31:00Z"/>
          <w:rStyle w:val="CodeCar"/>
          <w:rFonts w:ascii="Helvetica" w:hAnsi="Helvetica"/>
          <w:szCs w:val="22"/>
        </w:rPr>
      </w:pPr>
      <w:ins w:id="195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7700A703" w14:textId="46C8787E" w:rsidR="00A747E5" w:rsidRPr="00F71A7C" w:rsidRDefault="006E2C9B" w:rsidP="00A747E5">
      <w:pPr>
        <w:spacing w:line="256" w:lineRule="auto"/>
        <w:rPr>
          <w:rStyle w:val="CodeCar"/>
        </w:rPr>
      </w:pPr>
      <w:hyperlink w:anchor="cells" w:history="1">
        <w:r w:rsidR="003807C7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</w:t>
        </w:r>
        <w:r w:rsidR="005A79D6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ells</w:t>
        </w:r>
      </w:hyperlink>
      <w:r w:rsidR="003807C7" w:rsidRPr="00F71A7C">
        <w:rPr>
          <w:rStyle w:val="CodeCar"/>
        </w:rPr>
        <w:t xml:space="preserve">, </w:t>
      </w:r>
      <w:hyperlink w:anchor="initCells" w:history="1">
        <w:proofErr w:type="spellStart"/>
        <w:r w:rsidR="003807C7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initCells</w:t>
        </w:r>
        <w:proofErr w:type="spellEnd"/>
      </w:hyperlink>
      <w:r w:rsidR="008528B0" w:rsidRPr="00F71A7C">
        <w:rPr>
          <w:rStyle w:val="CodeCar"/>
        </w:rPr>
        <w:t>,</w:t>
      </w:r>
      <w:r w:rsidR="008528B0" w:rsidRPr="00F71A7C">
        <w:rPr>
          <w:rStyle w:val="En-tteCar"/>
          <w:lang w:val="en-GB"/>
        </w:rPr>
        <w:t xml:space="preserve"> </w:t>
      </w:r>
      <w:hyperlink w:anchor="dispFileInfo" w:history="1">
        <w:proofErr w:type="spellStart"/>
        <w:r w:rsidR="008528B0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dispFileInfo</w:t>
        </w:r>
        <w:proofErr w:type="spellEnd"/>
      </w:hyperlink>
    </w:p>
    <w:p w14:paraId="4F933082" w14:textId="77777777" w:rsidR="005D3D02" w:rsidRPr="00F71A7C" w:rsidRDefault="005D3D02" w:rsidP="005A79D6">
      <w:pPr>
        <w:spacing w:line="256" w:lineRule="auto"/>
        <w:rPr>
          <w:rStyle w:val="CodeCar"/>
        </w:rPr>
      </w:pPr>
    </w:p>
    <w:p w14:paraId="70FE37EA" w14:textId="77777777" w:rsidR="00B9170D" w:rsidRPr="00F71A7C" w:rsidRDefault="00B9170D" w:rsidP="005D3D02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196" w:name="ClearButton_MicroSystem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ClearButton_MicroSystemPushed</w:t>
      </w:r>
      <w:proofErr w:type="spellEnd"/>
    </w:p>
    <w:bookmarkEnd w:id="196"/>
    <w:p w14:paraId="3853915A" w14:textId="4C72A02E" w:rsidR="00A634C9" w:rsidRPr="00F71A7C" w:rsidRDefault="005D3D02" w:rsidP="00A634C9">
      <w:pPr>
        <w:spacing w:before="120" w:after="0"/>
        <w:rPr>
          <w:ins w:id="197" w:author="Modifications depuis 1.0" w:date="2021-04-26T14:31:00Z"/>
          <w:lang w:val="en-GB"/>
        </w:rPr>
      </w:pPr>
      <w:r w:rsidRPr="00F71A7C">
        <w:rPr>
          <w:lang w:val="en-GB"/>
        </w:rPr>
        <w:t xml:space="preserve">Clear button in </w:t>
      </w:r>
      <w:r w:rsidR="004269A4" w:rsidRPr="00F71A7C">
        <w:rPr>
          <w:lang w:val="en-GB"/>
        </w:rPr>
        <w:t>Microsystem</w:t>
      </w:r>
      <w:r w:rsidRPr="00F71A7C">
        <w:rPr>
          <w:lang w:val="en-GB"/>
        </w:rPr>
        <w:t xml:space="preserve"> panel </w:t>
      </w:r>
      <w:proofErr w:type="spellStart"/>
      <w:r w:rsidRPr="00F71A7C">
        <w:rPr>
          <w:lang w:val="en-GB"/>
        </w:rPr>
        <w:t>callback</w:t>
      </w:r>
      <w:proofErr w:type="spellEnd"/>
      <w:ins w:id="198" w:author="Modifications depuis 1.0" w:date="2021-04-26T14:31:00Z">
        <w:r w:rsidRPr="00F71A7C">
          <w:rPr>
            <w:lang w:val="en-GB"/>
          </w:rPr>
          <w:t>.</w:t>
        </w:r>
      </w:ins>
    </w:p>
    <w:p w14:paraId="78FC0B66" w14:textId="77777777" w:rsidR="005D3D02" w:rsidRPr="00F71A7C" w:rsidRDefault="005D3D02" w:rsidP="005D3D02">
      <w:pPr>
        <w:spacing w:after="0"/>
        <w:rPr>
          <w:ins w:id="199" w:author="Modifications depuis 1.0" w:date="2021-04-26T14:31:00Z"/>
          <w:lang w:val="en-GB"/>
        </w:rPr>
      </w:pPr>
    </w:p>
    <w:p w14:paraId="784E42DC" w14:textId="77777777" w:rsidR="005D3D02" w:rsidRPr="00F71A7C" w:rsidRDefault="005D3D02" w:rsidP="005D3D02">
      <w:pPr>
        <w:pStyle w:val="Spacedtitle"/>
        <w:rPr>
          <w:ins w:id="200" w:author="Modifications depuis 1.0" w:date="2021-04-26T14:31:00Z"/>
          <w:rFonts w:cs="Helvetica"/>
        </w:rPr>
      </w:pPr>
      <w:ins w:id="201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6D67E708" w14:textId="5AF1FB61" w:rsidR="005D3D02" w:rsidRPr="00F71A7C" w:rsidRDefault="005D3D02" w:rsidP="005D3D02">
      <w:pPr>
        <w:pStyle w:val="Spacedtitle"/>
        <w:rPr>
          <w:ins w:id="202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ClearButton_</w:t>
      </w:r>
      <w:r w:rsidR="000F367C" w:rsidRPr="00F71A7C">
        <w:rPr>
          <w:rFonts w:ascii="Consolas" w:hAnsi="Consolas"/>
          <w:b w:val="0"/>
          <w:caps w:val="0"/>
          <w:spacing w:val="0"/>
          <w:szCs w:val="20"/>
        </w:rPr>
        <w:t>MicroSystemPushed</w:t>
      </w:r>
      <w:proofErr w:type="spellEnd"/>
      <w:ins w:id="203" w:author="Modifications depuis 1.0" w:date="2021-04-26T14:31:00Z">
        <w:r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46171A83" w14:textId="77777777" w:rsidR="005D3D02" w:rsidRPr="00F71A7C" w:rsidRDefault="005D3D02" w:rsidP="005D3D02">
      <w:pPr>
        <w:pStyle w:val="Spacedtitle"/>
        <w:rPr>
          <w:ins w:id="204" w:author="Modifications depuis 1.0" w:date="2021-04-26T14:31:00Z"/>
        </w:rPr>
      </w:pPr>
    </w:p>
    <w:p w14:paraId="7F60F01F" w14:textId="77777777" w:rsidR="005D3D02" w:rsidRPr="00F71A7C" w:rsidRDefault="005D3D02" w:rsidP="005D3D02">
      <w:pPr>
        <w:pStyle w:val="Spacedtitle"/>
        <w:rPr>
          <w:ins w:id="205" w:author="Modifications depuis 1.0" w:date="2021-04-26T14:31:00Z"/>
        </w:rPr>
      </w:pPr>
      <w:ins w:id="206" w:author="Modifications depuis 1.0" w:date="2021-04-26T14:31:00Z">
        <w:r w:rsidRPr="00F71A7C">
          <w:t>Description</w:t>
        </w:r>
      </w:ins>
    </w:p>
    <w:p w14:paraId="44E8E1FA" w14:textId="7BF4237C" w:rsidR="00262784" w:rsidRPr="00F71A7C" w:rsidRDefault="005D3D02" w:rsidP="00262784">
      <w:pPr>
        <w:pStyle w:val="Paragraphedeliste"/>
        <w:numPr>
          <w:ilvl w:val="0"/>
          <w:numId w:val="9"/>
        </w:numPr>
      </w:pPr>
      <w:r w:rsidRPr="00F71A7C">
        <w:t xml:space="preserve">Clears the </w:t>
      </w:r>
      <w:proofErr w:type="spellStart"/>
      <w:r w:rsidR="000F367C" w:rsidRPr="00F71A7C">
        <w:rPr>
          <w:rStyle w:val="CodeCar"/>
        </w:rPr>
        <w:t>loadedModel</w:t>
      </w:r>
      <w:proofErr w:type="spellEnd"/>
      <w:r w:rsidRPr="00F71A7C">
        <w:t xml:space="preserve"> variable</w:t>
      </w:r>
      <w:ins w:id="207" w:author="Modifications depuis 1.0" w:date="2021-04-26T14:31:00Z">
        <w:r w:rsidRPr="00F71A7C">
          <w:t>.</w:t>
        </w:r>
      </w:ins>
    </w:p>
    <w:p w14:paraId="61C27F0D" w14:textId="50391EEC" w:rsidR="005A0AAD" w:rsidRPr="00F71A7C" w:rsidRDefault="005A0AAD" w:rsidP="005D3D02">
      <w:pPr>
        <w:pStyle w:val="Paragraphedeliste"/>
        <w:numPr>
          <w:ilvl w:val="0"/>
          <w:numId w:val="9"/>
        </w:numPr>
      </w:pPr>
      <w:r w:rsidRPr="00F71A7C">
        <w:t>Enables adding the loaded</w:t>
      </w:r>
      <w:r w:rsidR="004C44A2" w:rsidRPr="00F71A7C">
        <w:t xml:space="preserve"> cells to the model and saving a copy .mph file</w:t>
      </w:r>
      <w:r w:rsidR="000E67C9" w:rsidRPr="00F71A7C">
        <w:t>.</w:t>
      </w:r>
    </w:p>
    <w:p w14:paraId="35321275" w14:textId="77777777" w:rsidR="005D3D02" w:rsidRPr="00F71A7C" w:rsidRDefault="005D3D02" w:rsidP="005D3D02">
      <w:pPr>
        <w:pStyle w:val="Spacedtitle"/>
        <w:rPr>
          <w:ins w:id="208" w:author="Modifications depuis 1.0" w:date="2021-04-26T14:31:00Z"/>
          <w:rStyle w:val="CodeCar"/>
          <w:rFonts w:asciiTheme="minorHAnsi" w:hAnsiTheme="minorHAnsi"/>
          <w:sz w:val="22"/>
          <w:szCs w:val="22"/>
        </w:rPr>
      </w:pPr>
      <w:ins w:id="209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5CFAD5CA" w14:textId="60024CF7" w:rsidR="005D3D02" w:rsidRPr="00F71A7C" w:rsidRDefault="006E2C9B" w:rsidP="005D3D02">
      <w:pPr>
        <w:spacing w:line="256" w:lineRule="auto"/>
        <w:rPr>
          <w:rStyle w:val="CodeCar"/>
        </w:rPr>
      </w:pPr>
      <w:hyperlink w:anchor="loadedModel" w:history="1">
        <w:proofErr w:type="spellStart"/>
        <w:r w:rsidR="008528B0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loadedModel</w:t>
        </w:r>
        <w:proofErr w:type="spellEnd"/>
      </w:hyperlink>
      <w:r w:rsidR="008528B0" w:rsidRPr="00F71A7C">
        <w:rPr>
          <w:rStyle w:val="CodeCar"/>
        </w:rPr>
        <w:t xml:space="preserve">, </w:t>
      </w:r>
      <w:hyperlink w:anchor="dispFileInfo" w:history="1">
        <w:proofErr w:type="spellStart"/>
        <w:r w:rsidR="008528B0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dispFileInfo</w:t>
        </w:r>
        <w:proofErr w:type="spellEnd"/>
      </w:hyperlink>
    </w:p>
    <w:p w14:paraId="35A941BF" w14:textId="77777777" w:rsidR="0089525B" w:rsidRPr="00F71A7C" w:rsidRDefault="0089525B" w:rsidP="0089525B">
      <w:pPr>
        <w:spacing w:line="256" w:lineRule="auto"/>
        <w:rPr>
          <w:rStyle w:val="CodeCar"/>
        </w:rPr>
      </w:pPr>
    </w:p>
    <w:p w14:paraId="3ED68D5F" w14:textId="77777777" w:rsidR="00F1772B" w:rsidRPr="00F71A7C" w:rsidRDefault="00F1772B" w:rsidP="00E5063A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10" w:name="Browse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BrowseButtonPushed</w:t>
      </w:r>
      <w:proofErr w:type="spellEnd"/>
    </w:p>
    <w:bookmarkEnd w:id="210"/>
    <w:p w14:paraId="7104B4F4" w14:textId="0BF13834" w:rsidR="00E5063A" w:rsidRPr="00F71A7C" w:rsidRDefault="00F1772B" w:rsidP="00E5063A">
      <w:pPr>
        <w:spacing w:before="120" w:after="0"/>
        <w:rPr>
          <w:ins w:id="211" w:author="Modifications depuis 1.0" w:date="2021-04-26T14:31:00Z"/>
          <w:lang w:val="en-GB"/>
        </w:rPr>
      </w:pPr>
      <w:r w:rsidRPr="00F71A7C">
        <w:rPr>
          <w:lang w:val="en-GB"/>
        </w:rPr>
        <w:t xml:space="preserve">Browse button </w:t>
      </w:r>
      <w:proofErr w:type="spellStart"/>
      <w:r w:rsidRPr="00F71A7C">
        <w:rPr>
          <w:lang w:val="en-GB"/>
        </w:rPr>
        <w:t>callback</w:t>
      </w:r>
      <w:proofErr w:type="spellEnd"/>
      <w:r w:rsidRPr="00F71A7C">
        <w:rPr>
          <w:lang w:val="en-GB"/>
        </w:rPr>
        <w:t xml:space="preserve"> in Menu Tab</w:t>
      </w:r>
      <w:ins w:id="212" w:author="Modifications depuis 1.0" w:date="2021-04-26T14:31:00Z">
        <w:r w:rsidR="00E5063A" w:rsidRPr="00F71A7C">
          <w:rPr>
            <w:lang w:val="en-GB"/>
          </w:rPr>
          <w:t>.</w:t>
        </w:r>
      </w:ins>
    </w:p>
    <w:p w14:paraId="5C9EDEBD" w14:textId="77777777" w:rsidR="00E5063A" w:rsidRPr="00F71A7C" w:rsidRDefault="00E5063A" w:rsidP="00E5063A">
      <w:pPr>
        <w:spacing w:after="0"/>
        <w:rPr>
          <w:ins w:id="213" w:author="Modifications depuis 1.0" w:date="2021-04-26T14:31:00Z"/>
          <w:lang w:val="en-GB"/>
        </w:rPr>
      </w:pPr>
    </w:p>
    <w:p w14:paraId="55D3E5D4" w14:textId="77777777" w:rsidR="00E5063A" w:rsidRPr="00F71A7C" w:rsidRDefault="00E5063A" w:rsidP="00E5063A">
      <w:pPr>
        <w:pStyle w:val="Spacedtitle"/>
        <w:rPr>
          <w:ins w:id="214" w:author="Modifications depuis 1.0" w:date="2021-04-26T14:31:00Z"/>
          <w:rFonts w:cs="Helvetica"/>
        </w:rPr>
      </w:pPr>
      <w:ins w:id="215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3D24E8CE" w14:textId="63ED558F" w:rsidR="00E5063A" w:rsidRPr="00F71A7C" w:rsidRDefault="00E74A1D" w:rsidP="00E5063A">
      <w:pPr>
        <w:pStyle w:val="Spacedtitle"/>
        <w:rPr>
          <w:ins w:id="216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BrowseButtonPushed</w:t>
      </w:r>
      <w:proofErr w:type="spellEnd"/>
      <w:ins w:id="217" w:author="Modifications depuis 1.0" w:date="2021-04-26T14:31:00Z">
        <w:r w:rsidR="00E5063A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4C040B2A" w14:textId="77777777" w:rsidR="00E5063A" w:rsidRPr="00F71A7C" w:rsidRDefault="00E5063A" w:rsidP="00E5063A">
      <w:pPr>
        <w:pStyle w:val="Spacedtitle"/>
        <w:rPr>
          <w:ins w:id="218" w:author="Modifications depuis 1.0" w:date="2021-04-26T14:31:00Z"/>
        </w:rPr>
      </w:pPr>
    </w:p>
    <w:p w14:paraId="522D2C6A" w14:textId="77777777" w:rsidR="00E5063A" w:rsidRPr="00F71A7C" w:rsidRDefault="00E5063A" w:rsidP="00E5063A">
      <w:pPr>
        <w:pStyle w:val="Spacedtitle"/>
        <w:rPr>
          <w:ins w:id="219" w:author="Modifications depuis 1.0" w:date="2021-04-26T14:31:00Z"/>
        </w:rPr>
      </w:pPr>
      <w:ins w:id="220" w:author="Modifications depuis 1.0" w:date="2021-04-26T14:31:00Z">
        <w:r w:rsidRPr="00F71A7C">
          <w:t>Description</w:t>
        </w:r>
      </w:ins>
    </w:p>
    <w:p w14:paraId="6B1B435D" w14:textId="3591313F" w:rsidR="00E5063A" w:rsidRPr="00F71A7C" w:rsidRDefault="002625BF" w:rsidP="00E5063A">
      <w:pPr>
        <w:pStyle w:val="Paragraphedeliste"/>
        <w:numPr>
          <w:ilvl w:val="0"/>
          <w:numId w:val="9"/>
        </w:numPr>
      </w:pPr>
      <w:r w:rsidRPr="00F71A7C">
        <w:t>Let user cho</w:t>
      </w:r>
      <w:r w:rsidR="00E54E41" w:rsidRPr="00F71A7C">
        <w:t xml:space="preserve">ose </w:t>
      </w:r>
      <w:r w:rsidR="00AE3BA3" w:rsidRPr="00F71A7C">
        <w:t>the</w:t>
      </w:r>
      <w:r w:rsidR="00E54E41" w:rsidRPr="00F71A7C">
        <w:t xml:space="preserve"> </w:t>
      </w:r>
      <w:r w:rsidR="00944D11" w:rsidRPr="00F71A7C">
        <w:t xml:space="preserve">directory </w:t>
      </w:r>
      <w:r w:rsidR="00527EC0" w:rsidRPr="00F71A7C">
        <w:t xml:space="preserve">where saved files </w:t>
      </w:r>
      <w:r w:rsidR="00AE3BA3" w:rsidRPr="00F71A7C">
        <w:t>will be written.</w:t>
      </w:r>
    </w:p>
    <w:p w14:paraId="0FF43E99" w14:textId="77777777" w:rsidR="00E5063A" w:rsidRPr="00F71A7C" w:rsidRDefault="00E5063A" w:rsidP="00E5063A">
      <w:pPr>
        <w:pStyle w:val="Spacedtitle"/>
        <w:rPr>
          <w:ins w:id="221" w:author="Modifications depuis 1.0" w:date="2021-04-26T14:31:00Z"/>
          <w:rStyle w:val="CodeCar"/>
          <w:rFonts w:ascii="Helvetica" w:hAnsi="Helvetica"/>
          <w:szCs w:val="22"/>
        </w:rPr>
      </w:pPr>
      <w:ins w:id="222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28123825" w14:textId="050A5902" w:rsidR="00FD1436" w:rsidRPr="00F71A7C" w:rsidRDefault="006E2C9B" w:rsidP="00FD1436">
      <w:pPr>
        <w:spacing w:line="256" w:lineRule="auto"/>
        <w:rPr>
          <w:rStyle w:val="CodeCar"/>
        </w:rPr>
      </w:pPr>
      <w:hyperlink w:anchor="settings" w:history="1">
        <w:r w:rsidR="00AE3BA3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settings</w:t>
        </w:r>
      </w:hyperlink>
    </w:p>
    <w:p w14:paraId="2DEA78A2" w14:textId="77777777" w:rsidR="001F2542" w:rsidRPr="00F71A7C" w:rsidRDefault="001F2542" w:rsidP="00E5063A">
      <w:pPr>
        <w:spacing w:line="256" w:lineRule="auto"/>
        <w:rPr>
          <w:rStyle w:val="CodeCar"/>
        </w:rPr>
      </w:pPr>
    </w:p>
    <w:p w14:paraId="336E1525" w14:textId="77777777" w:rsidR="001F2542" w:rsidRPr="00F71A7C" w:rsidRDefault="001F2542" w:rsidP="001F2542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23" w:name="Addcellstomodel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AddcellstomodelButtonPushed</w:t>
      </w:r>
      <w:proofErr w:type="spellEnd"/>
    </w:p>
    <w:bookmarkEnd w:id="223"/>
    <w:p w14:paraId="19517609" w14:textId="0D95E939" w:rsidR="001F2542" w:rsidRPr="00F71A7C" w:rsidRDefault="001F2542" w:rsidP="001F2542">
      <w:pPr>
        <w:spacing w:before="120" w:after="0"/>
        <w:rPr>
          <w:ins w:id="224" w:author="Modifications depuis 1.0" w:date="2021-04-26T14:31:00Z"/>
          <w:lang w:val="en-GB"/>
        </w:rPr>
      </w:pPr>
      <w:r w:rsidRPr="00F71A7C">
        <w:rPr>
          <w:lang w:val="en-GB"/>
        </w:rPr>
        <w:t xml:space="preserve">Add cells button </w:t>
      </w:r>
      <w:proofErr w:type="spellStart"/>
      <w:r w:rsidRPr="00F71A7C">
        <w:rPr>
          <w:lang w:val="en-GB"/>
        </w:rPr>
        <w:t>callback</w:t>
      </w:r>
      <w:proofErr w:type="spellEnd"/>
      <w:r w:rsidRPr="00F71A7C">
        <w:rPr>
          <w:lang w:val="en-GB"/>
        </w:rPr>
        <w:t xml:space="preserve"> in Parameters Tab</w:t>
      </w:r>
      <w:ins w:id="225" w:author="Modifications depuis 1.0" w:date="2021-04-26T14:31:00Z">
        <w:r w:rsidRPr="00F71A7C">
          <w:rPr>
            <w:lang w:val="en-GB"/>
          </w:rPr>
          <w:t>.</w:t>
        </w:r>
      </w:ins>
    </w:p>
    <w:p w14:paraId="6529FB4D" w14:textId="77777777" w:rsidR="001F2542" w:rsidRPr="00F71A7C" w:rsidRDefault="001F2542" w:rsidP="001F2542">
      <w:pPr>
        <w:spacing w:after="0"/>
        <w:rPr>
          <w:ins w:id="226" w:author="Modifications depuis 1.0" w:date="2021-04-26T14:31:00Z"/>
          <w:lang w:val="en-GB"/>
        </w:rPr>
      </w:pPr>
    </w:p>
    <w:p w14:paraId="169AB67B" w14:textId="77777777" w:rsidR="001F2542" w:rsidRPr="00F71A7C" w:rsidRDefault="001F2542" w:rsidP="001F2542">
      <w:pPr>
        <w:pStyle w:val="Spacedtitle"/>
        <w:rPr>
          <w:ins w:id="227" w:author="Modifications depuis 1.0" w:date="2021-04-26T14:31:00Z"/>
          <w:rFonts w:cs="Helvetica"/>
        </w:rPr>
      </w:pPr>
      <w:ins w:id="228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485749AD" w14:textId="6D784832" w:rsidR="001F2542" w:rsidRPr="00F71A7C" w:rsidRDefault="001F2542" w:rsidP="001F2542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AddcellstomodelButtonPushed</w:t>
      </w:r>
      <w:proofErr w:type="spellEnd"/>
      <w:ins w:id="229" w:author="Modifications depuis 1.0" w:date="2021-04-26T14:31:00Z">
        <w:r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75EDFF96" w14:textId="77777777" w:rsidR="00A74078" w:rsidRPr="00F71A7C" w:rsidRDefault="00A74078" w:rsidP="001F2542">
      <w:pPr>
        <w:pStyle w:val="Spacedtitle"/>
        <w:rPr>
          <w:ins w:id="230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</w:p>
    <w:p w14:paraId="027278D2" w14:textId="6E54BDC5" w:rsidR="007D3942" w:rsidRPr="00F71A7C" w:rsidRDefault="001F2542" w:rsidP="007D3942">
      <w:pPr>
        <w:pStyle w:val="Spacedtitle"/>
        <w:rPr>
          <w:ins w:id="231" w:author="Modifications depuis 1.0" w:date="2021-04-26T14:31:00Z"/>
        </w:rPr>
      </w:pPr>
      <w:ins w:id="232" w:author="Modifications depuis 1.0" w:date="2021-04-26T14:31:00Z">
        <w:r w:rsidRPr="00F71A7C">
          <w:t>Description</w:t>
        </w:r>
      </w:ins>
    </w:p>
    <w:p w14:paraId="5AA84E27" w14:textId="4BE9EC2F" w:rsidR="0035054F" w:rsidRPr="00F71A7C" w:rsidRDefault="00016E1D" w:rsidP="0035054F">
      <w:pPr>
        <w:pStyle w:val="Paragraphedeliste"/>
        <w:numPr>
          <w:ilvl w:val="0"/>
          <w:numId w:val="9"/>
        </w:numPr>
      </w:pPr>
      <w:r w:rsidRPr="00F71A7C">
        <w:lastRenderedPageBreak/>
        <w:t xml:space="preserve">Checks for </w:t>
      </w:r>
      <w:r w:rsidR="00746653" w:rsidRPr="00F71A7C">
        <w:t>a loaded cells folder and a loaded .mph file</w:t>
      </w:r>
      <w:r w:rsidR="001F2542" w:rsidRPr="00F71A7C">
        <w:t>.</w:t>
      </w:r>
    </w:p>
    <w:p w14:paraId="398DBD6B" w14:textId="7C657039" w:rsidR="00964B39" w:rsidRPr="00F71A7C" w:rsidRDefault="00E90BF7" w:rsidP="00964B39">
      <w:pPr>
        <w:pStyle w:val="Paragraphedeliste"/>
        <w:numPr>
          <w:ilvl w:val="0"/>
          <w:numId w:val="9"/>
        </w:numPr>
      </w:pPr>
      <w:r w:rsidRPr="00F71A7C">
        <w:t xml:space="preserve">Launches </w:t>
      </w:r>
      <w:proofErr w:type="spellStart"/>
      <w:r w:rsidR="00FC55BA" w:rsidRPr="00F71A7C">
        <w:rPr>
          <w:rStyle w:val="CodeCar"/>
        </w:rPr>
        <w:t>buildImarisCells</w:t>
      </w:r>
      <w:proofErr w:type="spellEnd"/>
      <w:r w:rsidR="00FC55BA" w:rsidRPr="00F71A7C">
        <w:t xml:space="preserve"> function.</w:t>
      </w:r>
    </w:p>
    <w:p w14:paraId="272388E8" w14:textId="726039D8" w:rsidR="003002D8" w:rsidRPr="00F71A7C" w:rsidRDefault="00526410" w:rsidP="003002D8">
      <w:pPr>
        <w:pStyle w:val="Paragraphedeliste"/>
        <w:numPr>
          <w:ilvl w:val="0"/>
          <w:numId w:val="9"/>
        </w:numPr>
      </w:pPr>
      <w:r w:rsidRPr="00F71A7C">
        <w:t xml:space="preserve">Refreshes </w:t>
      </w:r>
      <w:r w:rsidR="00F90C22" w:rsidRPr="00F71A7C">
        <w:t>displayed information</w:t>
      </w:r>
      <w:r w:rsidR="00B54E1A" w:rsidRPr="00F71A7C">
        <w:t>.</w:t>
      </w:r>
    </w:p>
    <w:p w14:paraId="05CB071D" w14:textId="77777777" w:rsidR="001F2542" w:rsidRPr="00F71A7C" w:rsidRDefault="001F2542" w:rsidP="001F2542">
      <w:pPr>
        <w:pStyle w:val="Spacedtitle"/>
        <w:rPr>
          <w:ins w:id="233" w:author="Modifications depuis 1.0" w:date="2021-04-26T14:31:00Z"/>
          <w:rStyle w:val="CodeCar"/>
          <w:rFonts w:ascii="Helvetica" w:hAnsi="Helvetica"/>
          <w:szCs w:val="22"/>
        </w:rPr>
      </w:pPr>
      <w:ins w:id="234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58DC87F3" w14:textId="170AEB01" w:rsidR="00363EF1" w:rsidRPr="00F71A7C" w:rsidRDefault="006E2C9B" w:rsidP="00363EF1">
      <w:pPr>
        <w:spacing w:line="256" w:lineRule="auto"/>
        <w:rPr>
          <w:rStyle w:val="CodeCar"/>
        </w:rPr>
      </w:pPr>
      <w:hyperlink w:anchor="dispFileInfo" w:history="1">
        <w:proofErr w:type="spellStart"/>
        <w:r w:rsidR="003B1632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dispFileInfo</w:t>
        </w:r>
        <w:proofErr w:type="spellEnd"/>
      </w:hyperlink>
      <w:r w:rsidR="003B1632" w:rsidRPr="00F71A7C">
        <w:rPr>
          <w:rStyle w:val="CodeCar"/>
        </w:rPr>
        <w:t xml:space="preserve">, </w:t>
      </w:r>
      <w:hyperlink w:anchor="loadedModel" w:history="1">
        <w:proofErr w:type="spellStart"/>
        <w:r w:rsidR="0004182D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loadedModel</w:t>
        </w:r>
        <w:proofErr w:type="spellEnd"/>
      </w:hyperlink>
      <w:r w:rsidR="0004182D" w:rsidRPr="00F71A7C">
        <w:rPr>
          <w:rStyle w:val="CodeCar"/>
        </w:rPr>
        <w:t xml:space="preserve">, </w:t>
      </w:r>
      <w:hyperlink w:anchor="cells" w:history="1">
        <w:r w:rsidR="00AF4862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cells</w:t>
        </w:r>
      </w:hyperlink>
      <w:r w:rsidR="00AF4862" w:rsidRPr="00F71A7C">
        <w:rPr>
          <w:rStyle w:val="CodeCar"/>
        </w:rPr>
        <w:t xml:space="preserve">, </w:t>
      </w:r>
      <w:hyperlink w:anchor="buildImarisCells" w:history="1">
        <w:proofErr w:type="spellStart"/>
        <w:r w:rsidR="004A7379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buildIm</w:t>
        </w:r>
        <w:bookmarkStart w:id="235" w:name="_Hlt70500685"/>
        <w:r w:rsidR="004A7379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a</w:t>
        </w:r>
        <w:bookmarkEnd w:id="235"/>
        <w:r w:rsidR="004A7379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ri</w:t>
        </w:r>
        <w:bookmarkStart w:id="236" w:name="_Hlt70500673"/>
        <w:r w:rsidR="004A7379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s</w:t>
        </w:r>
        <w:bookmarkEnd w:id="236"/>
        <w:r w:rsidR="004A7379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Cells</w:t>
        </w:r>
        <w:proofErr w:type="spellEnd"/>
      </w:hyperlink>
      <w:r w:rsidR="009F5177" w:rsidRPr="00F71A7C">
        <w:rPr>
          <w:lang w:val="en-GB"/>
        </w:rPr>
        <w:t xml:space="preserve">,  </w:t>
      </w:r>
      <w:hyperlink w:anchor="checkModelCells" w:history="1">
        <w:proofErr w:type="spellStart"/>
        <w:r w:rsidR="007677C5" w:rsidRPr="00F71A7C">
          <w:rPr>
            <w:rStyle w:val="Lienhypertexte"/>
            <w:lang w:val="en-GB"/>
          </w:rPr>
          <w:t>checkModelCells</w:t>
        </w:r>
        <w:proofErr w:type="spellEnd"/>
      </w:hyperlink>
    </w:p>
    <w:p w14:paraId="03D45CAD" w14:textId="77777777" w:rsidR="006C3FD5" w:rsidRPr="00F71A7C" w:rsidRDefault="006C3FD5" w:rsidP="001F2542">
      <w:pPr>
        <w:spacing w:line="256" w:lineRule="auto"/>
        <w:rPr>
          <w:rStyle w:val="CodeCar"/>
        </w:rPr>
      </w:pPr>
    </w:p>
    <w:p w14:paraId="4ED5514C" w14:textId="435C9F16" w:rsidR="006C3FD5" w:rsidRPr="00F71A7C" w:rsidRDefault="00567B8F" w:rsidP="006C3FD5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37" w:name="UIAxesButtonDown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UIAxesButtonDown</w:t>
      </w:r>
      <w:proofErr w:type="spellEnd"/>
    </w:p>
    <w:bookmarkEnd w:id="237"/>
    <w:p w14:paraId="689CC07A" w14:textId="76710DC1" w:rsidR="006C3FD5" w:rsidRPr="00F71A7C" w:rsidRDefault="00584E16" w:rsidP="006C3FD5">
      <w:pPr>
        <w:spacing w:before="120" w:after="0"/>
        <w:rPr>
          <w:ins w:id="238" w:author="Modifications depuis 1.0" w:date="2021-04-26T14:31:00Z"/>
          <w:lang w:val="en-GB"/>
        </w:rPr>
      </w:pPr>
      <w:r w:rsidRPr="00F71A7C">
        <w:rPr>
          <w:lang w:val="en-GB"/>
        </w:rPr>
        <w:t>C</w:t>
      </w:r>
      <w:r w:rsidR="0052365B" w:rsidRPr="00F71A7C">
        <w:rPr>
          <w:lang w:val="en-GB"/>
        </w:rPr>
        <w:t xml:space="preserve">ode that executes every time an </w:t>
      </w:r>
      <w:r w:rsidR="0052365B" w:rsidRPr="00F71A7C">
        <w:rPr>
          <w:i/>
          <w:iCs/>
          <w:lang w:val="en-GB"/>
        </w:rPr>
        <w:t>axes</w:t>
      </w:r>
      <w:r w:rsidR="0052365B" w:rsidRPr="00F71A7C">
        <w:rPr>
          <w:lang w:val="en-GB"/>
        </w:rPr>
        <w:t xml:space="preserve"> object is clicked</w:t>
      </w:r>
      <w:r w:rsidR="00520912" w:rsidRPr="00F71A7C">
        <w:rPr>
          <w:lang w:val="en-GB"/>
        </w:rPr>
        <w:t>.</w:t>
      </w:r>
      <w:r w:rsidR="00596653" w:rsidRPr="00F71A7C">
        <w:rPr>
          <w:lang w:val="en-GB"/>
        </w:rPr>
        <w:t xml:space="preserve"> Saves the las</w:t>
      </w:r>
      <w:r w:rsidR="00595CE0" w:rsidRPr="00F71A7C">
        <w:rPr>
          <w:lang w:val="en-GB"/>
        </w:rPr>
        <w:t>t axes clicked.</w:t>
      </w:r>
    </w:p>
    <w:p w14:paraId="6090E96D" w14:textId="77777777" w:rsidR="006C3FD5" w:rsidRPr="00F71A7C" w:rsidRDefault="006C3FD5" w:rsidP="006C3FD5">
      <w:pPr>
        <w:spacing w:after="0"/>
        <w:rPr>
          <w:ins w:id="239" w:author="Modifications depuis 1.0" w:date="2021-04-26T14:31:00Z"/>
          <w:lang w:val="en-GB"/>
        </w:rPr>
      </w:pPr>
    </w:p>
    <w:p w14:paraId="3257E406" w14:textId="77777777" w:rsidR="006C3FD5" w:rsidRPr="00F71A7C" w:rsidRDefault="006C3FD5" w:rsidP="006C3FD5">
      <w:pPr>
        <w:pStyle w:val="Spacedtitle"/>
        <w:rPr>
          <w:rFonts w:ascii="Consolas" w:hAnsi="Consolas"/>
          <w:i/>
          <w:caps w:val="0"/>
          <w:color w:val="ED7D31" w:themeColor="accent2"/>
          <w:spacing w:val="0"/>
          <w:sz w:val="22"/>
        </w:rPr>
      </w:pPr>
      <w:ins w:id="240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70D38375" w14:textId="49893BD3" w:rsidR="006C3FD5" w:rsidRPr="00F71A7C" w:rsidRDefault="004F137C" w:rsidP="006C3FD5">
      <w:pPr>
        <w:pStyle w:val="Spacedtitle"/>
        <w:rPr>
          <w:ins w:id="241" w:author="Modifications depuis 1.0" w:date="2021-04-26T14:31:00Z"/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UIAxesButtonDown</w:t>
      </w:r>
      <w:proofErr w:type="spellEnd"/>
      <w:ins w:id="242" w:author="Modifications depuis 1.0" w:date="2021-04-26T14:31:00Z">
        <w:r w:rsidR="006C3FD5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1F0B9A9A" w14:textId="77777777" w:rsidR="006C3FD5" w:rsidRPr="00F71A7C" w:rsidRDefault="006C3FD5" w:rsidP="006C3FD5">
      <w:pPr>
        <w:pStyle w:val="Spacedtitle"/>
      </w:pPr>
    </w:p>
    <w:p w14:paraId="0E2D8712" w14:textId="41F99666" w:rsidR="006C3FD5" w:rsidRPr="00F71A7C" w:rsidRDefault="006C3FD5" w:rsidP="006C3FD5">
      <w:pPr>
        <w:pStyle w:val="Spacedtitle"/>
        <w:rPr>
          <w:ins w:id="243" w:author="Modifications depuis 1.0" w:date="2021-04-26T14:31:00Z"/>
          <w:rStyle w:val="CodeCar"/>
          <w:rFonts w:ascii="Helvetica" w:hAnsi="Helvetica"/>
          <w:szCs w:val="22"/>
        </w:rPr>
      </w:pPr>
      <w:ins w:id="244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03A38147" w14:textId="08A255AA" w:rsidR="006C3FD5" w:rsidRPr="00F71A7C" w:rsidRDefault="006E2C9B" w:rsidP="006C3FD5">
      <w:pPr>
        <w:spacing w:line="256" w:lineRule="auto"/>
        <w:rPr>
          <w:rStyle w:val="CodeCar"/>
        </w:rPr>
      </w:pPr>
      <w:hyperlink w:anchor="lastAxisClicked" w:history="1">
        <w:proofErr w:type="spellStart"/>
        <w:r w:rsidR="008C4E72" w:rsidRPr="00F71A7C">
          <w:rPr>
            <w:rStyle w:val="Lienhypertexte"/>
            <w:rFonts w:ascii="Consolas" w:hAnsi="Consolas"/>
            <w:sz w:val="20"/>
            <w:szCs w:val="20"/>
            <w:lang w:val="en-GB"/>
          </w:rPr>
          <w:t>lastAxisClicked</w:t>
        </w:r>
        <w:proofErr w:type="spellEnd"/>
      </w:hyperlink>
      <w:r w:rsidR="00095618" w:rsidRPr="00F71A7C">
        <w:rPr>
          <w:rStyle w:val="CodeCar"/>
        </w:rPr>
        <w:t xml:space="preserve">, </w:t>
      </w:r>
      <w:hyperlink w:anchor="OpeninexternalfigureMenuSelected" w:history="1">
        <w:proofErr w:type="spellStart"/>
        <w:r w:rsidR="00395FEE" w:rsidRPr="00F71A7C">
          <w:rPr>
            <w:rStyle w:val="Lienhypertextesuivivisit"/>
            <w:lang w:val="en-GB"/>
          </w:rPr>
          <w:t>OpeninexternalfigureMenuSelected</w:t>
        </w:r>
        <w:proofErr w:type="spellEnd"/>
      </w:hyperlink>
    </w:p>
    <w:p w14:paraId="122E6168" w14:textId="77777777" w:rsidR="004E2BDD" w:rsidRPr="00F71A7C" w:rsidRDefault="004E2BDD" w:rsidP="004E2BDD">
      <w:pPr>
        <w:spacing w:line="256" w:lineRule="auto"/>
        <w:rPr>
          <w:rStyle w:val="CodeCar"/>
        </w:rPr>
      </w:pPr>
    </w:p>
    <w:p w14:paraId="6210E982" w14:textId="77777777" w:rsidR="004E2BDD" w:rsidRPr="00F71A7C" w:rsidRDefault="004E2BDD" w:rsidP="004E2BDD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45" w:name="OpeninexternalfigureMenuSelect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OpeninexternalfigureMenuSelected</w:t>
      </w:r>
      <w:proofErr w:type="spellEnd"/>
    </w:p>
    <w:bookmarkEnd w:id="245"/>
    <w:p w14:paraId="08F2B265" w14:textId="092A944A" w:rsidR="004E2BDD" w:rsidRPr="00F71A7C" w:rsidRDefault="00680832" w:rsidP="004E2BDD">
      <w:pPr>
        <w:spacing w:before="120" w:after="0"/>
        <w:rPr>
          <w:ins w:id="246" w:author="Modifications depuis 1.0" w:date="2021-04-26T14:31:00Z"/>
          <w:lang w:val="en-GB"/>
        </w:rPr>
      </w:pPr>
      <w:r w:rsidRPr="00F71A7C">
        <w:rPr>
          <w:lang w:val="en-GB"/>
        </w:rPr>
        <w:t xml:space="preserve">Context menu code for </w:t>
      </w:r>
      <w:r w:rsidR="00BB3252" w:rsidRPr="00F71A7C">
        <w:rPr>
          <w:i/>
          <w:iCs/>
          <w:lang w:val="en-GB"/>
        </w:rPr>
        <w:t>Open in</w:t>
      </w:r>
      <w:r w:rsidR="00EA176C" w:rsidRPr="00F71A7C">
        <w:rPr>
          <w:i/>
          <w:iCs/>
          <w:lang w:val="en-GB"/>
        </w:rPr>
        <w:t xml:space="preserve"> external figure</w:t>
      </w:r>
      <w:r w:rsidR="00EA176C" w:rsidRPr="00F71A7C">
        <w:rPr>
          <w:lang w:val="en-GB"/>
        </w:rPr>
        <w:t xml:space="preserve"> button </w:t>
      </w:r>
      <w:r w:rsidR="00456A7C" w:rsidRPr="00F71A7C">
        <w:rPr>
          <w:lang w:val="en-GB"/>
        </w:rPr>
        <w:t>when</w:t>
      </w:r>
      <w:r w:rsidR="00FB04F4" w:rsidRPr="00F71A7C">
        <w:rPr>
          <w:lang w:val="en-GB"/>
        </w:rPr>
        <w:t xml:space="preserve"> right-click</w:t>
      </w:r>
      <w:r w:rsidR="00456A7C" w:rsidRPr="00F71A7C">
        <w:rPr>
          <w:lang w:val="en-GB"/>
        </w:rPr>
        <w:t xml:space="preserve">ing </w:t>
      </w:r>
      <w:r w:rsidR="00FB04F4" w:rsidRPr="00F71A7C">
        <w:rPr>
          <w:lang w:val="en-GB"/>
        </w:rPr>
        <w:t>on axes</w:t>
      </w:r>
      <w:r w:rsidR="004E2BDD" w:rsidRPr="00F71A7C">
        <w:rPr>
          <w:lang w:val="en-GB"/>
        </w:rPr>
        <w:t>.</w:t>
      </w:r>
    </w:p>
    <w:p w14:paraId="61B28928" w14:textId="77777777" w:rsidR="004E2BDD" w:rsidRPr="00F71A7C" w:rsidRDefault="004E2BDD" w:rsidP="004E2BDD">
      <w:pPr>
        <w:spacing w:after="0"/>
        <w:rPr>
          <w:ins w:id="247" w:author="Modifications depuis 1.0" w:date="2021-04-26T14:31:00Z"/>
          <w:lang w:val="en-GB"/>
        </w:rPr>
      </w:pPr>
    </w:p>
    <w:p w14:paraId="1944B3C7" w14:textId="77777777" w:rsidR="004E2BDD" w:rsidRPr="00F71A7C" w:rsidRDefault="004E2BDD" w:rsidP="004E2BDD">
      <w:pPr>
        <w:pStyle w:val="Spacedtitle"/>
        <w:rPr>
          <w:rFonts w:ascii="Consolas" w:hAnsi="Consolas"/>
          <w:i/>
          <w:caps w:val="0"/>
          <w:color w:val="ED7D31" w:themeColor="accent2"/>
          <w:spacing w:val="0"/>
          <w:sz w:val="22"/>
        </w:rPr>
      </w:pPr>
      <w:ins w:id="248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7BB19083" w14:textId="408F227B" w:rsidR="00EF7672" w:rsidRPr="00F71A7C" w:rsidRDefault="00B549BA" w:rsidP="00EF7672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OpeninexternalfigureMenuSelected</w:t>
      </w:r>
      <w:proofErr w:type="spellEnd"/>
      <w:ins w:id="249" w:author="Modifications depuis 1.0" w:date="2021-04-26T14:31:00Z">
        <w:r w:rsidR="004E2BDD"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58542C70" w14:textId="77777777" w:rsidR="00246987" w:rsidRPr="00F71A7C" w:rsidRDefault="00246987" w:rsidP="00246987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</w:p>
    <w:p w14:paraId="70845333" w14:textId="57D8A1E0" w:rsidR="00D167FF" w:rsidRPr="00F71A7C" w:rsidRDefault="00D167FF" w:rsidP="00D167FF">
      <w:pPr>
        <w:pStyle w:val="Spacedtitle"/>
      </w:pPr>
      <w:r w:rsidRPr="00F71A7C">
        <w:t>Description</w:t>
      </w:r>
    </w:p>
    <w:p w14:paraId="0A591501" w14:textId="08BC4C36" w:rsidR="0075604B" w:rsidRPr="00F71A7C" w:rsidRDefault="00BA5526" w:rsidP="0075604B">
      <w:pPr>
        <w:pStyle w:val="Paragraphedeliste"/>
        <w:numPr>
          <w:ilvl w:val="0"/>
          <w:numId w:val="9"/>
        </w:numPr>
      </w:pPr>
      <w:r w:rsidRPr="00F71A7C">
        <w:t xml:space="preserve">Calls </w:t>
      </w:r>
      <w:proofErr w:type="spellStart"/>
      <w:r w:rsidRPr="00F71A7C">
        <w:rPr>
          <w:rStyle w:val="CodeCar"/>
        </w:rPr>
        <w:t>initFigure</w:t>
      </w:r>
      <w:proofErr w:type="spellEnd"/>
      <w:r w:rsidRPr="00F71A7C">
        <w:t>.</w:t>
      </w:r>
    </w:p>
    <w:p w14:paraId="1A83231A" w14:textId="4B84928E" w:rsidR="00BA5526" w:rsidRPr="00F71A7C" w:rsidRDefault="000D4436" w:rsidP="00D167FF">
      <w:pPr>
        <w:pStyle w:val="Paragraphedeliste"/>
        <w:numPr>
          <w:ilvl w:val="0"/>
          <w:numId w:val="9"/>
        </w:numPr>
        <w:rPr>
          <w:ins w:id="250" w:author="Modifications depuis 1.0" w:date="2021-04-26T14:31:00Z"/>
        </w:rPr>
      </w:pPr>
      <w:r w:rsidRPr="00F71A7C">
        <w:t xml:space="preserve">Copies </w:t>
      </w:r>
      <w:r w:rsidR="00612454" w:rsidRPr="00F71A7C">
        <w:t xml:space="preserve">right-clicked axes to </w:t>
      </w:r>
      <w:r w:rsidR="00327F07" w:rsidRPr="00F71A7C">
        <w:t xml:space="preserve">external </w:t>
      </w:r>
      <w:r w:rsidR="00F854B6" w:rsidRPr="00F71A7C">
        <w:t>figure</w:t>
      </w:r>
      <w:r w:rsidR="00327F07" w:rsidRPr="00F71A7C">
        <w:t>.</w:t>
      </w:r>
      <w:r w:rsidR="00F854B6" w:rsidRPr="00F71A7C">
        <w:t xml:space="preserve"> </w:t>
      </w:r>
    </w:p>
    <w:p w14:paraId="72E53314" w14:textId="77777777" w:rsidR="008C13C2" w:rsidRPr="00F71A7C" w:rsidRDefault="004E2BDD" w:rsidP="008C13C2">
      <w:pPr>
        <w:pStyle w:val="Spacedtitle"/>
        <w:rPr>
          <w:rStyle w:val="CodeCar"/>
          <w:rFonts w:ascii="Helvetica" w:hAnsi="Helvetica"/>
          <w:szCs w:val="22"/>
        </w:rPr>
      </w:pPr>
      <w:ins w:id="251" w:author="Modifications depuis 1.0" w:date="2021-04-26T14:31:00Z">
        <w:r w:rsidRPr="00F71A7C">
          <w:rPr>
            <w:rStyle w:val="CodeCar"/>
            <w:rFonts w:ascii="Helvetica" w:hAnsi="Helvetica"/>
            <w:szCs w:val="22"/>
          </w:rPr>
          <w:t>See also</w:t>
        </w:r>
      </w:ins>
    </w:p>
    <w:p w14:paraId="255A7622" w14:textId="11BB560C" w:rsidR="005B0B64" w:rsidRPr="00F71A7C" w:rsidRDefault="006E2C9B" w:rsidP="001879F2">
      <w:pPr>
        <w:pStyle w:val="Code"/>
        <w:rPr>
          <w:rStyle w:val="CodeCar"/>
        </w:rPr>
      </w:pPr>
      <w:hyperlink w:anchor="UIAxesButtonDown" w:history="1">
        <w:proofErr w:type="spellStart"/>
        <w:r w:rsidR="001879F2" w:rsidRPr="00F71A7C">
          <w:rPr>
            <w:rStyle w:val="Lienhypertexte"/>
          </w:rPr>
          <w:t>UIAxesButtonDown</w:t>
        </w:r>
        <w:proofErr w:type="spellEnd"/>
      </w:hyperlink>
      <w:r w:rsidR="001879F2" w:rsidRPr="00F71A7C">
        <w:rPr>
          <w:rStyle w:val="CodeCar"/>
        </w:rPr>
        <w:t xml:space="preserve">, </w:t>
      </w:r>
      <w:hyperlink w:anchor="initFigure" w:history="1">
        <w:proofErr w:type="spellStart"/>
        <w:r w:rsidR="001879F2" w:rsidRPr="00F71A7C">
          <w:rPr>
            <w:rStyle w:val="Lienhypertexte"/>
          </w:rPr>
          <w:t>initFigure</w:t>
        </w:r>
        <w:proofErr w:type="spellEnd"/>
      </w:hyperlink>
      <w:r w:rsidR="001879F2" w:rsidRPr="00F71A7C">
        <w:rPr>
          <w:rStyle w:val="CodeCar"/>
        </w:rPr>
        <w:t xml:space="preserve">, </w:t>
      </w:r>
      <w:hyperlink w:anchor="lastAxisClicked" w:history="1">
        <w:proofErr w:type="spellStart"/>
        <w:r w:rsidR="001879F2" w:rsidRPr="00F71A7C">
          <w:rPr>
            <w:rStyle w:val="Lienhypertexte"/>
          </w:rPr>
          <w:t>lastAxisClicked</w:t>
        </w:r>
        <w:proofErr w:type="spellEnd"/>
      </w:hyperlink>
    </w:p>
    <w:p w14:paraId="30C9B7FD" w14:textId="77777777" w:rsidR="000056A0" w:rsidRPr="00F71A7C" w:rsidRDefault="000056A0" w:rsidP="000056A0">
      <w:pPr>
        <w:pStyle w:val="Spacedtitle"/>
        <w:rPr>
          <w:rStyle w:val="CodeCar"/>
          <w:szCs w:val="22"/>
        </w:rPr>
      </w:pPr>
    </w:p>
    <w:p w14:paraId="2E48B393" w14:textId="77777777" w:rsidR="00AE666D" w:rsidRPr="00F71A7C" w:rsidRDefault="00AE666D" w:rsidP="004E2BDD">
      <w:pPr>
        <w:pStyle w:val="Spacedtitle"/>
        <w:rPr>
          <w:rStyle w:val="CodeCar"/>
          <w:szCs w:val="22"/>
        </w:rPr>
      </w:pPr>
    </w:p>
    <w:p w14:paraId="0336A79E" w14:textId="77777777" w:rsidR="00AE666D" w:rsidRPr="00F71A7C" w:rsidRDefault="00AE666D" w:rsidP="00AE666D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52" w:name="SaveAllFiguresButtonPushed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SaveAllFiguresButtonPushed</w:t>
      </w:r>
      <w:proofErr w:type="spellEnd"/>
    </w:p>
    <w:bookmarkEnd w:id="252"/>
    <w:p w14:paraId="428B673A" w14:textId="28945D37" w:rsidR="00AE666D" w:rsidRPr="00F71A7C" w:rsidRDefault="004517BC" w:rsidP="00AE666D">
      <w:pPr>
        <w:spacing w:before="120" w:after="0"/>
        <w:rPr>
          <w:ins w:id="253" w:author="Modifications depuis 1.0" w:date="2021-04-26T14:31:00Z"/>
          <w:lang w:val="en-GB"/>
        </w:rPr>
      </w:pPr>
      <w:r w:rsidRPr="00F71A7C">
        <w:rPr>
          <w:lang w:val="en-GB"/>
        </w:rPr>
        <w:t xml:space="preserve">Save all figures </w:t>
      </w:r>
      <w:proofErr w:type="spellStart"/>
      <w:r w:rsidRPr="00F71A7C">
        <w:rPr>
          <w:lang w:val="en-GB"/>
        </w:rPr>
        <w:t>callback</w:t>
      </w:r>
      <w:proofErr w:type="spellEnd"/>
      <w:r w:rsidRPr="00F71A7C">
        <w:rPr>
          <w:lang w:val="en-GB"/>
        </w:rPr>
        <w:t xml:space="preserve"> – Spice Plot Tab</w:t>
      </w:r>
      <w:r w:rsidR="00AE666D" w:rsidRPr="00F71A7C">
        <w:rPr>
          <w:lang w:val="en-GB"/>
        </w:rPr>
        <w:t>.</w:t>
      </w:r>
    </w:p>
    <w:p w14:paraId="7903F4EF" w14:textId="77777777" w:rsidR="00AE666D" w:rsidRPr="00F71A7C" w:rsidRDefault="00AE666D" w:rsidP="00AE666D">
      <w:pPr>
        <w:spacing w:after="0"/>
        <w:rPr>
          <w:ins w:id="254" w:author="Modifications depuis 1.0" w:date="2021-04-26T14:31:00Z"/>
          <w:lang w:val="en-GB"/>
        </w:rPr>
      </w:pPr>
    </w:p>
    <w:p w14:paraId="27D85F00" w14:textId="77777777" w:rsidR="00AE666D" w:rsidRPr="00F71A7C" w:rsidRDefault="00AE666D" w:rsidP="00AE666D">
      <w:pPr>
        <w:pStyle w:val="Spacedtitle"/>
        <w:rPr>
          <w:rFonts w:ascii="Consolas" w:hAnsi="Consolas"/>
          <w:i/>
          <w:caps w:val="0"/>
          <w:color w:val="ED7D31" w:themeColor="accent2"/>
          <w:spacing w:val="0"/>
          <w:sz w:val="22"/>
        </w:rPr>
      </w:pPr>
      <w:ins w:id="255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32C14550" w14:textId="478A681A" w:rsidR="00AE666D" w:rsidRPr="00F71A7C" w:rsidRDefault="00AE666D" w:rsidP="00AE666D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SaveAllFiguresButtonPushed</w:t>
      </w:r>
      <w:proofErr w:type="spellEnd"/>
      <w:ins w:id="256" w:author="Modifications depuis 1.0" w:date="2021-04-26T14:31:00Z">
        <w:r w:rsidRPr="00F71A7C">
          <w:rPr>
            <w:rFonts w:ascii="Consolas" w:hAnsi="Consolas"/>
            <w:b w:val="0"/>
            <w:caps w:val="0"/>
            <w:spacing w:val="0"/>
            <w:szCs w:val="20"/>
          </w:rPr>
          <w:t>(app, event)</w:t>
        </w:r>
      </w:ins>
    </w:p>
    <w:p w14:paraId="3B8CDE63" w14:textId="77777777" w:rsidR="00AE666D" w:rsidRPr="00F71A7C" w:rsidRDefault="00AE666D" w:rsidP="00AE666D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</w:p>
    <w:p w14:paraId="263C4B04" w14:textId="77777777" w:rsidR="00AE666D" w:rsidRPr="00F71A7C" w:rsidRDefault="00AE666D" w:rsidP="00AE666D">
      <w:pPr>
        <w:pStyle w:val="Spacedtitle"/>
      </w:pPr>
      <w:r w:rsidRPr="00F71A7C">
        <w:t>Description</w:t>
      </w:r>
    </w:p>
    <w:p w14:paraId="7216A421" w14:textId="602F1C53" w:rsidR="002C2B85" w:rsidRPr="00F71A7C" w:rsidRDefault="00D57B40" w:rsidP="004934DA">
      <w:pPr>
        <w:pStyle w:val="Paragraphedeliste"/>
        <w:numPr>
          <w:ilvl w:val="0"/>
          <w:numId w:val="9"/>
        </w:numPr>
        <w:jc w:val="both"/>
      </w:pPr>
      <w:r w:rsidRPr="00F71A7C">
        <w:t>Opens a loading bar</w:t>
      </w:r>
      <w:r w:rsidR="00AE666D" w:rsidRPr="00F71A7C">
        <w:t>.</w:t>
      </w:r>
    </w:p>
    <w:p w14:paraId="2296E7AB" w14:textId="342F87A0" w:rsidR="00A47477" w:rsidRPr="00F71A7C" w:rsidRDefault="006F78D5" w:rsidP="004934DA">
      <w:pPr>
        <w:pStyle w:val="Paragraphedeliste"/>
        <w:numPr>
          <w:ilvl w:val="0"/>
          <w:numId w:val="9"/>
        </w:numPr>
        <w:jc w:val="both"/>
      </w:pPr>
      <w:r w:rsidRPr="00F71A7C">
        <w:t xml:space="preserve">Opens a </w:t>
      </w:r>
      <w:r w:rsidR="008C681C" w:rsidRPr="00F71A7C">
        <w:t>new minimized figure.</w:t>
      </w:r>
    </w:p>
    <w:p w14:paraId="65A877BD" w14:textId="18045218" w:rsidR="005A38C5" w:rsidRPr="00F71A7C" w:rsidRDefault="005A38C5" w:rsidP="004934DA">
      <w:pPr>
        <w:pStyle w:val="Paragraphedeliste"/>
        <w:numPr>
          <w:ilvl w:val="0"/>
          <w:numId w:val="9"/>
        </w:numPr>
        <w:jc w:val="both"/>
      </w:pPr>
      <w:r w:rsidRPr="00F71A7C">
        <w:t xml:space="preserve">Copies each </w:t>
      </w:r>
      <w:r w:rsidRPr="00F71A7C">
        <w:rPr>
          <w:i/>
          <w:iCs/>
        </w:rPr>
        <w:t xml:space="preserve">axes </w:t>
      </w:r>
      <w:r w:rsidRPr="00F71A7C">
        <w:t xml:space="preserve">object to said figure and saves each one as a </w:t>
      </w:r>
      <w:r w:rsidRPr="00F71A7C">
        <w:rPr>
          <w:i/>
          <w:iCs/>
        </w:rPr>
        <w:t>.fig</w:t>
      </w:r>
      <w:r w:rsidRPr="00F71A7C">
        <w:t xml:space="preserve"> file in the </w:t>
      </w:r>
      <w:r w:rsidR="00AC3122" w:rsidRPr="00F71A7C">
        <w:t>set directory.</w:t>
      </w:r>
    </w:p>
    <w:p w14:paraId="344C653B" w14:textId="2BEFA705" w:rsidR="00AE666D" w:rsidRPr="00F71A7C" w:rsidRDefault="00D57B40" w:rsidP="004934DA">
      <w:pPr>
        <w:pStyle w:val="Paragraphedeliste"/>
        <w:numPr>
          <w:ilvl w:val="0"/>
          <w:numId w:val="9"/>
        </w:numPr>
        <w:jc w:val="both"/>
        <w:rPr>
          <w:rFonts w:ascii="Consolas" w:hAnsi="Consolas"/>
          <w:sz w:val="20"/>
        </w:rPr>
      </w:pPr>
      <w:r w:rsidRPr="00F71A7C">
        <w:t>Closes the loading bar.</w:t>
      </w:r>
    </w:p>
    <w:p w14:paraId="69F06656" w14:textId="77777777" w:rsidR="00D430B5" w:rsidRPr="00F71A7C" w:rsidRDefault="00D430B5" w:rsidP="00270EC7">
      <w:pPr>
        <w:spacing w:after="0"/>
        <w:rPr>
          <w:ins w:id="257" w:author="Modifications depuis 1.0" w:date="2021-04-26T14:31:00Z"/>
          <w:rStyle w:val="CodeCar"/>
          <w:szCs w:val="22"/>
        </w:rPr>
      </w:pPr>
    </w:p>
    <w:p w14:paraId="63C0EA60" w14:textId="6F22A574" w:rsidR="006725D0" w:rsidRPr="00F71A7C" w:rsidRDefault="0042535C" w:rsidP="009F637A">
      <w:pPr>
        <w:pStyle w:val="Titre3numrot"/>
        <w:spacing w:before="0" w:after="120"/>
        <w:ind w:left="1077" w:hanging="357"/>
        <w:rPr>
          <w:u w:val="single"/>
        </w:rPr>
      </w:pPr>
      <w:bookmarkStart w:id="258" w:name="_Toc70586196"/>
      <w:bookmarkStart w:id="259" w:name="_Toc70596282"/>
      <w:r w:rsidRPr="00F71A7C">
        <w:rPr>
          <w:u w:val="single"/>
        </w:rPr>
        <w:t>Generated</w:t>
      </w:r>
      <w:bookmarkEnd w:id="258"/>
      <w:bookmarkEnd w:id="259"/>
    </w:p>
    <w:p w14:paraId="54A52003" w14:textId="23F5DAB2" w:rsidR="00F77469" w:rsidRPr="00F71A7C" w:rsidRDefault="006736B3" w:rsidP="0044604F">
      <w:pPr>
        <w:spacing w:after="120"/>
        <w:jc w:val="both"/>
        <w:rPr>
          <w:lang w:val="en-GB"/>
        </w:rPr>
      </w:pPr>
      <w:r w:rsidRPr="00F71A7C">
        <w:rPr>
          <w:lang w:val="en-GB"/>
        </w:rPr>
        <w:t>The basic</w:t>
      </w:r>
      <w:r w:rsidR="00A70594" w:rsidRPr="00F71A7C">
        <w:rPr>
          <w:lang w:val="en-GB"/>
        </w:rPr>
        <w:t xml:space="preserve"> methods that are auto generated </w:t>
      </w:r>
      <w:r w:rsidR="00F70AF8" w:rsidRPr="00F71A7C">
        <w:rPr>
          <w:lang w:val="en-GB"/>
        </w:rPr>
        <w:t xml:space="preserve">and cannot be modified in the App Designer are </w:t>
      </w:r>
      <w:r w:rsidR="004973B7" w:rsidRPr="00F71A7C">
        <w:rPr>
          <w:lang w:val="en-GB"/>
        </w:rPr>
        <w:t xml:space="preserve">at the end of the </w:t>
      </w:r>
      <w:proofErr w:type="spellStart"/>
      <w:r w:rsidR="004973B7" w:rsidRPr="00F71A7C">
        <w:rPr>
          <w:lang w:val="en-GB"/>
        </w:rPr>
        <w:t>biocad</w:t>
      </w:r>
      <w:proofErr w:type="spellEnd"/>
      <w:r w:rsidR="004973B7" w:rsidRPr="00F71A7C">
        <w:rPr>
          <w:lang w:val="en-GB"/>
        </w:rPr>
        <w:t xml:space="preserve"> </w:t>
      </w:r>
      <w:r w:rsidR="00C826F9" w:rsidRPr="00F71A7C">
        <w:rPr>
          <w:lang w:val="en-GB"/>
        </w:rPr>
        <w:t>application source code</w:t>
      </w:r>
      <w:r w:rsidR="00790EA3" w:rsidRPr="00F71A7C">
        <w:rPr>
          <w:lang w:val="en-GB"/>
        </w:rPr>
        <w:t xml:space="preserve"> (</w:t>
      </w:r>
      <w:proofErr w:type="spellStart"/>
      <w:r w:rsidR="00790EA3" w:rsidRPr="00F71A7C">
        <w:rPr>
          <w:lang w:val="en-GB"/>
        </w:rPr>
        <w:t>mlapp</w:t>
      </w:r>
      <w:proofErr w:type="spellEnd"/>
      <w:r w:rsidR="00790EA3" w:rsidRPr="00F71A7C">
        <w:rPr>
          <w:lang w:val="en-GB"/>
        </w:rPr>
        <w:t xml:space="preserve"> script)</w:t>
      </w:r>
      <w:r w:rsidR="00C826F9" w:rsidRPr="00F71A7C">
        <w:rPr>
          <w:lang w:val="en-GB"/>
        </w:rPr>
        <w:t>.</w:t>
      </w:r>
      <w:r w:rsidR="00071381" w:rsidRPr="00F71A7C">
        <w:rPr>
          <w:lang w:val="en-GB"/>
        </w:rPr>
        <w:t xml:space="preserve"> They </w:t>
      </w:r>
      <w:r w:rsidR="00E70D6F" w:rsidRPr="00F71A7C">
        <w:rPr>
          <w:lang w:val="en-GB"/>
        </w:rPr>
        <w:t xml:space="preserve">are </w:t>
      </w:r>
      <w:r w:rsidR="00410103" w:rsidRPr="00F71A7C">
        <w:rPr>
          <w:lang w:val="en-GB"/>
        </w:rPr>
        <w:t>essential for the application to run :</w:t>
      </w:r>
      <w:r w:rsidR="0032228D" w:rsidRPr="00F71A7C">
        <w:rPr>
          <w:lang w:val="en-GB"/>
        </w:rPr>
        <w:t xml:space="preserve"> </w:t>
      </w:r>
    </w:p>
    <w:p w14:paraId="16A0F3D4" w14:textId="28105053" w:rsidR="009F7823" w:rsidRPr="00F71A7C" w:rsidRDefault="00630EAE" w:rsidP="009F7823">
      <w:pPr>
        <w:pStyle w:val="Paragraphedeliste"/>
        <w:numPr>
          <w:ilvl w:val="0"/>
          <w:numId w:val="8"/>
        </w:numPr>
        <w:spacing w:after="0"/>
        <w:jc w:val="both"/>
      </w:pPr>
      <w:proofErr w:type="spellStart"/>
      <w:r w:rsidRPr="00F71A7C">
        <w:rPr>
          <w:rFonts w:ascii="Consolas" w:hAnsi="Consolas"/>
          <w:b/>
          <w:bCs/>
        </w:rPr>
        <w:lastRenderedPageBreak/>
        <w:t>create</w:t>
      </w:r>
      <w:r w:rsidR="00701AB9" w:rsidRPr="00F71A7C">
        <w:rPr>
          <w:rFonts w:ascii="Consolas" w:hAnsi="Consolas"/>
          <w:b/>
          <w:bCs/>
        </w:rPr>
        <w:t>Components</w:t>
      </w:r>
      <w:proofErr w:type="spellEnd"/>
      <w:r w:rsidR="00701AB9" w:rsidRPr="00F71A7C">
        <w:rPr>
          <w:rFonts w:ascii="Consolas" w:hAnsi="Consolas"/>
          <w:b/>
          <w:bCs/>
        </w:rPr>
        <w:t>(app)</w:t>
      </w:r>
      <w:r w:rsidR="00701AB9" w:rsidRPr="00F71A7C">
        <w:t xml:space="preserve"> </w:t>
      </w:r>
      <w:r w:rsidR="00EE3BA2" w:rsidRPr="00F71A7C">
        <w:t xml:space="preserve">: create all </w:t>
      </w:r>
      <w:proofErr w:type="spellStart"/>
      <w:r w:rsidR="00EE3BA2" w:rsidRPr="00F71A7C">
        <w:t>ui</w:t>
      </w:r>
      <w:proofErr w:type="spellEnd"/>
      <w:r w:rsidR="00EE3BA2" w:rsidRPr="00F71A7C">
        <w:t xml:space="preserve"> components on the </w:t>
      </w:r>
      <w:proofErr w:type="spellStart"/>
      <w:r w:rsidR="00EE3BA2" w:rsidRPr="00F71A7C">
        <w:t>mai</w:t>
      </w:r>
      <w:proofErr w:type="spellEnd"/>
      <w:r w:rsidR="00EE3BA2" w:rsidRPr="00F71A7C">
        <w:t xml:space="preserve"> window (</w:t>
      </w:r>
      <w:proofErr w:type="spellStart"/>
      <w:r w:rsidR="00EE3BA2" w:rsidRPr="00F71A7C">
        <w:t>UIFigure</w:t>
      </w:r>
      <w:proofErr w:type="spellEnd"/>
      <w:r w:rsidR="00EE3BA2" w:rsidRPr="00F71A7C">
        <w:t xml:space="preserve">) of the </w:t>
      </w:r>
      <w:r w:rsidR="000476C0" w:rsidRPr="00F71A7C">
        <w:t>interface</w:t>
      </w:r>
      <w:r w:rsidR="000900D2" w:rsidRPr="00F71A7C">
        <w:t xml:space="preserve"> </w:t>
      </w:r>
      <w:r w:rsidR="004163A7" w:rsidRPr="00F71A7C">
        <w:t xml:space="preserve">and initialize </w:t>
      </w:r>
      <w:r w:rsidR="00D50BC7" w:rsidRPr="00F71A7C">
        <w:t>their properties</w:t>
      </w:r>
      <w:r w:rsidR="00B7529A" w:rsidRPr="00F71A7C">
        <w:t xml:space="preserve">, as well as </w:t>
      </w:r>
      <w:r w:rsidR="00713297" w:rsidRPr="00F71A7C">
        <w:t xml:space="preserve">their assigned event </w:t>
      </w:r>
      <w:proofErr w:type="spellStart"/>
      <w:r w:rsidR="00713297" w:rsidRPr="00F71A7C">
        <w:t>callback</w:t>
      </w:r>
      <w:proofErr w:type="spellEnd"/>
      <w:r w:rsidR="00921924" w:rsidRPr="00F71A7C">
        <w:t xml:space="preserve"> functions</w:t>
      </w:r>
      <w:r w:rsidR="00713297" w:rsidRPr="00F71A7C">
        <w:t>.</w:t>
      </w:r>
    </w:p>
    <w:p w14:paraId="0D151BA2" w14:textId="78FA4868" w:rsidR="00B7529A" w:rsidRPr="00F71A7C" w:rsidRDefault="005B1487" w:rsidP="009F7823">
      <w:pPr>
        <w:pStyle w:val="Paragraphedeliste"/>
        <w:numPr>
          <w:ilvl w:val="0"/>
          <w:numId w:val="8"/>
        </w:numPr>
        <w:spacing w:after="0"/>
        <w:jc w:val="both"/>
      </w:pPr>
      <w:r w:rsidRPr="00F71A7C">
        <w:rPr>
          <w:rFonts w:ascii="Consolas" w:hAnsi="Consolas"/>
          <w:b/>
          <w:bCs/>
        </w:rPr>
        <w:t xml:space="preserve">app = </w:t>
      </w:r>
      <w:proofErr w:type="spellStart"/>
      <w:r w:rsidRPr="00F71A7C">
        <w:rPr>
          <w:rFonts w:ascii="Consolas" w:hAnsi="Consolas"/>
          <w:b/>
          <w:bCs/>
        </w:rPr>
        <w:t>biocad</w:t>
      </w:r>
      <w:proofErr w:type="spellEnd"/>
      <w:r w:rsidRPr="00F71A7C">
        <w:t xml:space="preserve"> : </w:t>
      </w:r>
      <w:r w:rsidR="00D375C7" w:rsidRPr="00F71A7C">
        <w:t xml:space="preserve">create the instance </w:t>
      </w:r>
      <w:r w:rsidR="00BF755A" w:rsidRPr="00F71A7C">
        <w:t xml:space="preserve">of the </w:t>
      </w:r>
      <w:proofErr w:type="spellStart"/>
      <w:r w:rsidR="00BF755A" w:rsidRPr="00F71A7C">
        <w:t>biocad</w:t>
      </w:r>
      <w:proofErr w:type="spellEnd"/>
      <w:r w:rsidR="00BF755A" w:rsidRPr="00F71A7C">
        <w:t xml:space="preserve"> application interface </w:t>
      </w:r>
      <w:r w:rsidR="007C0C2A" w:rsidRPr="00F71A7C">
        <w:t xml:space="preserve">and returns </w:t>
      </w:r>
      <w:r w:rsidR="008D6F3E" w:rsidRPr="00F71A7C">
        <w:t xml:space="preserve">the </w:t>
      </w:r>
      <w:proofErr w:type="spellStart"/>
      <w:r w:rsidR="008D6F3E" w:rsidRPr="00F71A7C">
        <w:t>biocad</w:t>
      </w:r>
      <w:proofErr w:type="spellEnd"/>
      <w:r w:rsidR="008D6F3E" w:rsidRPr="00F71A7C">
        <w:t xml:space="preserve"> Object.</w:t>
      </w:r>
    </w:p>
    <w:p w14:paraId="34E7B819" w14:textId="326913A9" w:rsidR="007261F6" w:rsidRPr="00F71A7C" w:rsidRDefault="007261F6" w:rsidP="009F7823">
      <w:pPr>
        <w:pStyle w:val="Paragraphedeliste"/>
        <w:numPr>
          <w:ilvl w:val="0"/>
          <w:numId w:val="8"/>
        </w:numPr>
        <w:spacing w:after="0"/>
        <w:jc w:val="both"/>
      </w:pPr>
      <w:r w:rsidRPr="00F71A7C">
        <w:rPr>
          <w:rFonts w:ascii="Consolas" w:hAnsi="Consolas"/>
          <w:b/>
          <w:bCs/>
        </w:rPr>
        <w:t>delete(app)</w:t>
      </w:r>
      <w:r w:rsidRPr="00F71A7C">
        <w:t xml:space="preserve"> </w:t>
      </w:r>
      <w:r w:rsidR="005A39AD" w:rsidRPr="00F71A7C">
        <w:t xml:space="preserve">: </w:t>
      </w:r>
      <w:r w:rsidR="00393008" w:rsidRPr="00F71A7C">
        <w:t>delete the</w:t>
      </w:r>
      <w:r w:rsidR="006572EE" w:rsidRPr="00F71A7C">
        <w:t xml:space="preserve"> </w:t>
      </w:r>
      <w:proofErr w:type="spellStart"/>
      <w:r w:rsidR="006572EE" w:rsidRPr="00F71A7C">
        <w:t>UIFigure</w:t>
      </w:r>
      <w:proofErr w:type="spellEnd"/>
      <w:r w:rsidR="006572EE" w:rsidRPr="00F71A7C">
        <w:t xml:space="preserve"> </w:t>
      </w:r>
      <w:r w:rsidR="00334E7C" w:rsidRPr="00F71A7C">
        <w:t xml:space="preserve">and </w:t>
      </w:r>
      <w:r w:rsidR="006A2DF8" w:rsidRPr="00F71A7C">
        <w:t xml:space="preserve">in this manner </w:t>
      </w:r>
      <w:r w:rsidR="008061A1" w:rsidRPr="00F71A7C">
        <w:t>all UI components held by the</w:t>
      </w:r>
      <w:r w:rsidR="00DB5BA1" w:rsidRPr="00F71A7C">
        <w:t xml:space="preserve"> main figure.</w:t>
      </w:r>
    </w:p>
    <w:p w14:paraId="4F0261B3" w14:textId="77777777" w:rsidR="001842C6" w:rsidRPr="00F71A7C" w:rsidRDefault="001842C6" w:rsidP="009347C9">
      <w:pPr>
        <w:spacing w:after="0"/>
        <w:jc w:val="both"/>
        <w:rPr>
          <w:lang w:val="en-GB"/>
        </w:rPr>
      </w:pPr>
    </w:p>
    <w:p w14:paraId="318AB826" w14:textId="77777777" w:rsidR="00932A9A" w:rsidRPr="00F71A7C" w:rsidRDefault="00932A9A" w:rsidP="009347C9">
      <w:pPr>
        <w:spacing w:after="0"/>
        <w:jc w:val="both"/>
        <w:rPr>
          <w:lang w:val="en-GB"/>
        </w:rPr>
      </w:pPr>
    </w:p>
    <w:p w14:paraId="29157B82" w14:textId="04BF5B11" w:rsidR="006725D0" w:rsidRPr="00F71A7C" w:rsidRDefault="00F03D5D" w:rsidP="002E767C">
      <w:pPr>
        <w:pStyle w:val="Titre1numrot"/>
        <w:spacing w:before="0"/>
        <w:rPr>
          <w:sz w:val="28"/>
          <w:szCs w:val="40"/>
        </w:rPr>
      </w:pPr>
      <w:bookmarkStart w:id="260" w:name="_Toc70586197"/>
      <w:bookmarkStart w:id="261" w:name="_Toc70596283"/>
      <w:r w:rsidRPr="00F71A7C">
        <w:rPr>
          <w:sz w:val="28"/>
          <w:szCs w:val="40"/>
        </w:rPr>
        <w:t>Utils</w:t>
      </w:r>
      <w:r w:rsidR="003C63F2" w:rsidRPr="00F71A7C">
        <w:rPr>
          <w:sz w:val="28"/>
          <w:szCs w:val="40"/>
        </w:rPr>
        <w:t xml:space="preserve"> functions</w:t>
      </w:r>
      <w:bookmarkEnd w:id="260"/>
      <w:bookmarkEnd w:id="261"/>
    </w:p>
    <w:p w14:paraId="342B361B" w14:textId="77777777" w:rsidR="005428AB" w:rsidRPr="00F71A7C" w:rsidRDefault="005428AB" w:rsidP="005428AB">
      <w:pPr>
        <w:spacing w:after="0"/>
        <w:rPr>
          <w:lang w:val="en-GB"/>
        </w:rPr>
      </w:pPr>
    </w:p>
    <w:p w14:paraId="61029E8B" w14:textId="77E3BCEE" w:rsidR="0070437A" w:rsidRPr="00F71A7C" w:rsidRDefault="00BD0294" w:rsidP="0070437A">
      <w:pPr>
        <w:spacing w:after="0"/>
        <w:jc w:val="both"/>
        <w:rPr>
          <w:lang w:val="en-GB"/>
        </w:rPr>
      </w:pPr>
      <w:r w:rsidRPr="00F71A7C">
        <w:rPr>
          <w:lang w:val="en-GB"/>
        </w:rPr>
        <w:t>This directory holds the e</w:t>
      </w:r>
      <w:r w:rsidR="006E3836" w:rsidRPr="00F71A7C">
        <w:rPr>
          <w:lang w:val="en-GB"/>
        </w:rPr>
        <w:t xml:space="preserve">xternal </w:t>
      </w:r>
      <w:proofErr w:type="spellStart"/>
      <w:r w:rsidR="00275E96" w:rsidRPr="00F71A7C">
        <w:rPr>
          <w:lang w:val="en-GB"/>
        </w:rPr>
        <w:t>M</w:t>
      </w:r>
      <w:r w:rsidR="006E3836" w:rsidRPr="00F71A7C">
        <w:rPr>
          <w:lang w:val="en-GB"/>
        </w:rPr>
        <w:t>atlab</w:t>
      </w:r>
      <w:proofErr w:type="spellEnd"/>
      <w:r w:rsidR="00AB78E5" w:rsidRPr="00F71A7C">
        <w:rPr>
          <w:lang w:val="en-GB"/>
        </w:rPr>
        <w:t xml:space="preserve"> scripts</w:t>
      </w:r>
      <w:r w:rsidR="006E3836" w:rsidRPr="00F71A7C">
        <w:rPr>
          <w:lang w:val="en-GB"/>
        </w:rPr>
        <w:t xml:space="preserve"> used in the BIOCAD application.</w:t>
      </w:r>
      <w:r w:rsidRPr="00F71A7C">
        <w:rPr>
          <w:lang w:val="en-GB"/>
        </w:rPr>
        <w:t xml:space="preserve"> </w:t>
      </w:r>
    </w:p>
    <w:p w14:paraId="2349B617" w14:textId="77777777" w:rsidR="00C64277" w:rsidRPr="00F71A7C" w:rsidRDefault="00C64277" w:rsidP="0070437A">
      <w:pPr>
        <w:spacing w:after="0"/>
        <w:jc w:val="both"/>
        <w:rPr>
          <w:lang w:val="en-GB"/>
        </w:rPr>
      </w:pPr>
    </w:p>
    <w:p w14:paraId="69A0D223" w14:textId="6A74262C" w:rsidR="00404A01" w:rsidRPr="00F71A7C" w:rsidRDefault="00404A01" w:rsidP="00404A01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62" w:name="assignAndRun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assignAndRun</w:t>
      </w:r>
      <w:proofErr w:type="spellEnd"/>
    </w:p>
    <w:bookmarkEnd w:id="262"/>
    <w:p w14:paraId="45427271" w14:textId="7C6D2ADF" w:rsidR="00991CAF" w:rsidRPr="00991CAF" w:rsidRDefault="00EA25CF" w:rsidP="00991CAF">
      <w:pPr>
        <w:rPr>
          <w:ins w:id="263" w:author="Modifications depuis 1.0" w:date="2021-04-26T14:31:00Z"/>
          <w:rFonts w:ascii="Consolas" w:hAnsi="Consolas"/>
          <w:sz w:val="20"/>
          <w:szCs w:val="20"/>
          <w:lang w:val="en-GB"/>
        </w:rPr>
      </w:pPr>
      <w:r w:rsidRPr="00F71A7C">
        <w:rPr>
          <w:lang w:val="en-GB"/>
        </w:rPr>
        <w:t xml:space="preserve">Assigns all necessary </w:t>
      </w:r>
      <w:r w:rsidR="00342C66" w:rsidRPr="00F71A7C">
        <w:rPr>
          <w:lang w:val="en-GB"/>
        </w:rPr>
        <w:t xml:space="preserve">values to the corresponding </w:t>
      </w:r>
      <w:r w:rsidR="00525A8D" w:rsidRPr="00F71A7C">
        <w:rPr>
          <w:lang w:val="en-GB"/>
        </w:rPr>
        <w:t xml:space="preserve">fields in the global variable </w:t>
      </w:r>
      <w:proofErr w:type="spellStart"/>
      <w:r w:rsidR="00525A8D" w:rsidRPr="00F71A7C">
        <w:rPr>
          <w:rStyle w:val="CodeCar"/>
        </w:rPr>
        <w:t>tlm</w:t>
      </w:r>
      <w:proofErr w:type="spellEnd"/>
      <w:r w:rsidR="008A2788" w:rsidRPr="00F71A7C">
        <w:rPr>
          <w:lang w:val="en-GB"/>
        </w:rPr>
        <w:t xml:space="preserve">, </w:t>
      </w:r>
      <w:r w:rsidR="005269CF" w:rsidRPr="00F71A7C">
        <w:rPr>
          <w:lang w:val="en-GB"/>
        </w:rPr>
        <w:t xml:space="preserve">then runs </w:t>
      </w:r>
      <w:proofErr w:type="spellStart"/>
      <w:r w:rsidR="00874591" w:rsidRPr="00F71A7C">
        <w:rPr>
          <w:rStyle w:val="CodeCar"/>
        </w:rPr>
        <w:t>compute.m</w:t>
      </w:r>
      <w:proofErr w:type="spellEnd"/>
      <w:r w:rsidR="005A60B2" w:rsidRPr="00F71A7C">
        <w:rPr>
          <w:lang w:val="en-GB"/>
        </w:rPr>
        <w:t xml:space="preserve">, </w:t>
      </w:r>
      <w:proofErr w:type="spellStart"/>
      <w:r w:rsidR="005A60B2" w:rsidRPr="00F71A7C">
        <w:rPr>
          <w:lang w:val="en-GB"/>
        </w:rPr>
        <w:t>a</w:t>
      </w:r>
      <w:r w:rsidR="007E2995" w:rsidRPr="00F71A7C">
        <w:rPr>
          <w:lang w:val="en-GB"/>
        </w:rPr>
        <w:t>swell</w:t>
      </w:r>
      <w:proofErr w:type="spellEnd"/>
      <w:r w:rsidR="007E2995" w:rsidRPr="00F71A7C">
        <w:rPr>
          <w:lang w:val="en-GB"/>
        </w:rPr>
        <w:t xml:space="preserve"> as </w:t>
      </w:r>
      <w:proofErr w:type="spellStart"/>
      <w:r w:rsidR="005A60B2" w:rsidRPr="00F71A7C">
        <w:rPr>
          <w:rStyle w:val="CodeCar"/>
        </w:rPr>
        <w:t>Postprocess.m</w:t>
      </w:r>
      <w:proofErr w:type="spellEnd"/>
      <w:r w:rsidR="005A60B2" w:rsidRPr="00F71A7C">
        <w:rPr>
          <w:rStyle w:val="CodeCar"/>
        </w:rPr>
        <w:t>.</w:t>
      </w:r>
    </w:p>
    <w:p w14:paraId="6611719E" w14:textId="77777777" w:rsidR="00404A01" w:rsidRPr="00F71A7C" w:rsidRDefault="00404A01" w:rsidP="00404A01">
      <w:pPr>
        <w:pStyle w:val="Spacedtitle"/>
        <w:rPr>
          <w:rFonts w:ascii="Consolas" w:hAnsi="Consolas"/>
          <w:i/>
          <w:caps w:val="0"/>
          <w:color w:val="ED7D31" w:themeColor="accent2"/>
          <w:spacing w:val="0"/>
          <w:sz w:val="22"/>
        </w:rPr>
      </w:pPr>
      <w:ins w:id="264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4640B19C" w14:textId="41389221" w:rsidR="00404A01" w:rsidRPr="00F71A7C" w:rsidRDefault="005A60B2" w:rsidP="00404A01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assignAndRun</w:t>
      </w:r>
      <w:proofErr w:type="spellEnd"/>
      <w:ins w:id="265" w:author="Modifications depuis 1.0" w:date="2021-04-26T14:31:00Z">
        <w:r w:rsidR="00404A01" w:rsidRPr="00F71A7C">
          <w:rPr>
            <w:rFonts w:ascii="Consolas" w:hAnsi="Consolas"/>
            <w:b w:val="0"/>
            <w:caps w:val="0"/>
            <w:spacing w:val="0"/>
            <w:szCs w:val="20"/>
          </w:rPr>
          <w:t>(app)</w:t>
        </w:r>
      </w:ins>
    </w:p>
    <w:p w14:paraId="3AEA8723" w14:textId="77777777" w:rsidR="00404A01" w:rsidRPr="00F71A7C" w:rsidRDefault="00404A01" w:rsidP="00404A01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</w:p>
    <w:p w14:paraId="180A4EE7" w14:textId="6340C05E" w:rsidR="00E501F0" w:rsidRPr="00F71A7C" w:rsidRDefault="00FE1CEB" w:rsidP="00FE1CEB">
      <w:pPr>
        <w:pStyle w:val="Spacedtitle"/>
      </w:pPr>
      <w:r w:rsidRPr="00F71A7C">
        <w:t>See Also</w:t>
      </w:r>
    </w:p>
    <w:p w14:paraId="6FAD4756" w14:textId="1064B1CE" w:rsidR="00FE1CEB" w:rsidRPr="00F71A7C" w:rsidRDefault="006E2C9B" w:rsidP="00FE1CEB">
      <w:pPr>
        <w:pStyle w:val="Code"/>
      </w:pPr>
      <w:hyperlink w:anchor="settings" w:history="1">
        <w:r w:rsidR="00FE1CEB" w:rsidRPr="00F71A7C">
          <w:rPr>
            <w:rStyle w:val="Lienhypertexte"/>
          </w:rPr>
          <w:t>settings</w:t>
        </w:r>
      </w:hyperlink>
      <w:r w:rsidR="00FE1CEB" w:rsidRPr="00F71A7C">
        <w:t xml:space="preserve">, </w:t>
      </w:r>
      <w:hyperlink w:anchor="cells" w:history="1">
        <w:r w:rsidR="00FE1CEB" w:rsidRPr="00F71A7C">
          <w:rPr>
            <w:rStyle w:val="Lienhypertexte"/>
          </w:rPr>
          <w:t>cells</w:t>
        </w:r>
      </w:hyperlink>
      <w:r w:rsidR="00FE1CEB" w:rsidRPr="00F71A7C">
        <w:t xml:space="preserve">, </w:t>
      </w:r>
      <w:hyperlink w:anchor="loadedModel" w:history="1">
        <w:proofErr w:type="spellStart"/>
        <w:r w:rsidR="00FE1CEB" w:rsidRPr="00F71A7C">
          <w:rPr>
            <w:rStyle w:val="Lienhypertexte"/>
          </w:rPr>
          <w:t>loadedModel</w:t>
        </w:r>
        <w:proofErr w:type="spellEnd"/>
      </w:hyperlink>
    </w:p>
    <w:p w14:paraId="580EAF99" w14:textId="77777777" w:rsidR="006E3836" w:rsidRPr="00F71A7C" w:rsidRDefault="006E3836" w:rsidP="009347C9">
      <w:pPr>
        <w:spacing w:after="0"/>
        <w:jc w:val="both"/>
        <w:rPr>
          <w:lang w:val="en-GB"/>
        </w:rPr>
      </w:pPr>
    </w:p>
    <w:p w14:paraId="0FBB256C" w14:textId="4C3C019C" w:rsidR="00F61B75" w:rsidRPr="00F71A7C" w:rsidRDefault="00C83EC1" w:rsidP="00F61B75">
      <w:pPr>
        <w:pBdr>
          <w:bottom w:val="single" w:sz="6" w:space="1" w:color="auto"/>
        </w:pBdr>
        <w:spacing w:before="120" w:after="0"/>
        <w:rPr>
          <w:rFonts w:ascii="Consolas" w:hAnsi="Consolas"/>
          <w:b/>
          <w:i/>
          <w:color w:val="ED7D31" w:themeColor="accent2"/>
          <w:lang w:val="en-GB"/>
        </w:rPr>
      </w:pPr>
      <w:bookmarkStart w:id="266" w:name="buildImarisCells"/>
      <w:proofErr w:type="spellStart"/>
      <w:r w:rsidRPr="00F71A7C">
        <w:rPr>
          <w:rFonts w:ascii="Consolas" w:hAnsi="Consolas"/>
          <w:b/>
          <w:i/>
          <w:color w:val="ED7D31" w:themeColor="accent2"/>
          <w:lang w:val="en-GB"/>
        </w:rPr>
        <w:t>buildImar</w:t>
      </w:r>
      <w:r w:rsidR="00354F7D" w:rsidRPr="00F71A7C">
        <w:rPr>
          <w:rFonts w:ascii="Consolas" w:hAnsi="Consolas"/>
          <w:b/>
          <w:i/>
          <w:color w:val="ED7D31" w:themeColor="accent2"/>
          <w:lang w:val="en-GB"/>
        </w:rPr>
        <w:t>isCells</w:t>
      </w:r>
      <w:proofErr w:type="spellEnd"/>
    </w:p>
    <w:bookmarkEnd w:id="266"/>
    <w:p w14:paraId="19976B8A" w14:textId="098BDEFF" w:rsidR="00F61B75" w:rsidRPr="00F71A7C" w:rsidRDefault="00EB5BA5" w:rsidP="00F61B75">
      <w:pPr>
        <w:rPr>
          <w:ins w:id="267" w:author="Modifications depuis 1.0" w:date="2021-04-26T14:31:00Z"/>
          <w:lang w:val="en-GB"/>
        </w:rPr>
      </w:pPr>
      <w:r w:rsidRPr="00F71A7C">
        <w:rPr>
          <w:lang w:val="en-GB"/>
        </w:rPr>
        <w:t>Creates the approximated cells from IMARIS to a COMSOL model</w:t>
      </w:r>
      <w:r w:rsidR="00F61B75" w:rsidRPr="00F71A7C">
        <w:rPr>
          <w:rStyle w:val="CodeCar"/>
        </w:rPr>
        <w:t>.</w:t>
      </w:r>
    </w:p>
    <w:p w14:paraId="610555A9" w14:textId="77777777" w:rsidR="00F61B75" w:rsidRPr="00F71A7C" w:rsidRDefault="00F61B75" w:rsidP="00F61B75">
      <w:pPr>
        <w:pStyle w:val="Spacedtitle"/>
        <w:rPr>
          <w:rFonts w:ascii="Consolas" w:hAnsi="Consolas"/>
          <w:i/>
          <w:caps w:val="0"/>
          <w:color w:val="ED7D31" w:themeColor="accent2"/>
          <w:spacing w:val="0"/>
          <w:sz w:val="22"/>
        </w:rPr>
      </w:pPr>
      <w:ins w:id="268" w:author="Modifications depuis 1.0" w:date="2021-04-26T14:31:00Z">
        <w:r w:rsidRPr="00F71A7C">
          <w:rPr>
            <w:rFonts w:cs="Helvetica"/>
          </w:rPr>
          <w:t xml:space="preserve">Syntax </w:t>
        </w:r>
      </w:ins>
    </w:p>
    <w:p w14:paraId="24B42E01" w14:textId="4ACE5DDE" w:rsidR="003562F1" w:rsidRPr="00F71A7C" w:rsidRDefault="0095503F" w:rsidP="003562F1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  <w:r w:rsidRPr="00F71A7C">
        <w:rPr>
          <w:rFonts w:ascii="Consolas" w:hAnsi="Consolas"/>
          <w:b w:val="0"/>
          <w:caps w:val="0"/>
          <w:spacing w:val="0"/>
          <w:szCs w:val="20"/>
        </w:rPr>
        <w:t>[</w:t>
      </w: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systemModel</w:t>
      </w:r>
      <w:proofErr w:type="spellEnd"/>
      <w:r w:rsidRPr="00F71A7C">
        <w:rPr>
          <w:rFonts w:ascii="Consolas" w:hAnsi="Consolas"/>
          <w:b w:val="0"/>
          <w:caps w:val="0"/>
          <w:spacing w:val="0"/>
          <w:szCs w:val="20"/>
        </w:rPr>
        <w:t xml:space="preserve">] = </w:t>
      </w: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buildImarisCells</w:t>
      </w:r>
      <w:proofErr w:type="spellEnd"/>
      <w:r w:rsidRPr="00F71A7C">
        <w:rPr>
          <w:rFonts w:ascii="Consolas" w:hAnsi="Consolas"/>
          <w:b w:val="0"/>
          <w:caps w:val="0"/>
          <w:spacing w:val="0"/>
          <w:szCs w:val="20"/>
        </w:rPr>
        <w:t xml:space="preserve">(app, </w:t>
      </w:r>
      <w:proofErr w:type="spellStart"/>
      <w:r w:rsidRPr="00F71A7C">
        <w:rPr>
          <w:rFonts w:ascii="Consolas" w:hAnsi="Consolas"/>
          <w:b w:val="0"/>
          <w:caps w:val="0"/>
          <w:spacing w:val="0"/>
          <w:szCs w:val="20"/>
        </w:rPr>
        <w:t>isSaved</w:t>
      </w:r>
      <w:proofErr w:type="spellEnd"/>
      <w:r w:rsidRPr="00F71A7C">
        <w:rPr>
          <w:rFonts w:ascii="Consolas" w:hAnsi="Consolas"/>
          <w:b w:val="0"/>
          <w:caps w:val="0"/>
          <w:spacing w:val="0"/>
          <w:szCs w:val="20"/>
        </w:rPr>
        <w:t>)</w:t>
      </w:r>
    </w:p>
    <w:p w14:paraId="1ABFB700" w14:textId="77777777" w:rsidR="00354F7D" w:rsidRPr="00F71A7C" w:rsidRDefault="00354F7D" w:rsidP="00F61B75">
      <w:pPr>
        <w:pStyle w:val="Spacedtitle"/>
        <w:rPr>
          <w:rFonts w:ascii="Consolas" w:hAnsi="Consolas"/>
          <w:b w:val="0"/>
          <w:caps w:val="0"/>
          <w:spacing w:val="0"/>
          <w:szCs w:val="20"/>
        </w:rPr>
      </w:pPr>
    </w:p>
    <w:p w14:paraId="688D6659" w14:textId="7D3F3143" w:rsidR="00354F7D" w:rsidRPr="00F71A7C" w:rsidRDefault="00354F7D" w:rsidP="00354F7D">
      <w:pPr>
        <w:pStyle w:val="Spacedtitle"/>
      </w:pPr>
      <w:r w:rsidRPr="00F71A7C">
        <w:t>description</w:t>
      </w:r>
    </w:p>
    <w:p w14:paraId="2F55AEA3" w14:textId="5F697F32" w:rsidR="00F61B75" w:rsidRPr="00F71A7C" w:rsidRDefault="00EB3783" w:rsidP="00107BF7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 w:val="22"/>
        </w:rPr>
      </w:pPr>
      <w:r w:rsidRPr="0088091A">
        <w:rPr>
          <w:rFonts w:asciiTheme="minorHAnsi" w:hAnsiTheme="minorHAnsi" w:cstheme="minorHAnsi"/>
          <w:b w:val="0"/>
          <w:caps w:val="0"/>
          <w:spacing w:val="0"/>
          <w:sz w:val="22"/>
        </w:rPr>
        <w:t>Verif</w:t>
      </w:r>
      <w:r w:rsidR="003F6BFA">
        <w:rPr>
          <w:rFonts w:asciiTheme="minorHAnsi" w:hAnsiTheme="minorHAnsi" w:cstheme="minorHAnsi"/>
          <w:b w:val="0"/>
          <w:caps w:val="0"/>
          <w:spacing w:val="0"/>
          <w:sz w:val="22"/>
        </w:rPr>
        <w:t>ies</w:t>
      </w:r>
      <w:r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if </w:t>
      </w:r>
      <w:r w:rsidR="008D65B1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the cells identified in </w:t>
      </w:r>
      <w:r w:rsidR="00015A6D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the interface </w:t>
      </w:r>
      <w:r w:rsidR="00764DEC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exist and </w:t>
      </w:r>
      <w:r w:rsidR="00015A6D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are from an imported </w:t>
      </w:r>
      <w:proofErr w:type="spellStart"/>
      <w:r w:rsidR="00015A6D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Imaris</w:t>
      </w:r>
      <w:proofErr w:type="spellEnd"/>
      <w:r w:rsidR="00015A6D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</w:t>
      </w:r>
      <w:r w:rsidR="0079332A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folder.</w:t>
      </w:r>
    </w:p>
    <w:p w14:paraId="11FF907B" w14:textId="6D418292" w:rsidR="008409F2" w:rsidRPr="00F71A7C" w:rsidRDefault="008409F2" w:rsidP="00107BF7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 w:val="22"/>
        </w:rPr>
      </w:pPr>
      <w:r>
        <w:rPr>
          <w:rFonts w:asciiTheme="minorHAnsi" w:hAnsiTheme="minorHAnsi" w:cstheme="minorHAnsi"/>
          <w:b w:val="0"/>
          <w:caps w:val="0"/>
          <w:spacing w:val="0"/>
          <w:sz w:val="22"/>
        </w:rPr>
        <w:t>Check</w:t>
      </w:r>
      <w:r w:rsidR="003F6BFA">
        <w:rPr>
          <w:rFonts w:asciiTheme="minorHAnsi" w:hAnsiTheme="minorHAnsi" w:cstheme="minorHAnsi"/>
          <w:b w:val="0"/>
          <w:caps w:val="0"/>
          <w:spacing w:val="0"/>
          <w:sz w:val="22"/>
        </w:rPr>
        <w:t>s</w:t>
      </w:r>
      <w:r w:rsidR="009454DE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</w:t>
      </w:r>
      <w:r w:rsidR="001E57B2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if </w:t>
      </w:r>
      <w:r w:rsidR="00577D28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the needed </w:t>
      </w:r>
      <w:proofErr w:type="spellStart"/>
      <w:r w:rsidR="00577D28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imaris</w:t>
      </w:r>
      <w:proofErr w:type="spellEnd"/>
      <w:r w:rsidR="00577D28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referential point </w:t>
      </w:r>
      <w:r w:rsidR="008654AE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is defined in </w:t>
      </w:r>
      <w:r w:rsidR="00B822A4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the COMSOL model</w:t>
      </w:r>
      <w:r w:rsidR="00AB30E7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.</w:t>
      </w:r>
    </w:p>
    <w:p w14:paraId="36CDD3E8" w14:textId="053AF9FA" w:rsidR="002E6E48" w:rsidRPr="00F71A7C" w:rsidRDefault="008F523F" w:rsidP="00107BF7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 w:val="22"/>
        </w:rPr>
      </w:pPr>
      <w:r>
        <w:rPr>
          <w:rFonts w:asciiTheme="minorHAnsi" w:hAnsiTheme="minorHAnsi" w:cstheme="minorHAnsi"/>
          <w:b w:val="0"/>
          <w:caps w:val="0"/>
          <w:spacing w:val="0"/>
          <w:sz w:val="22"/>
        </w:rPr>
        <w:t>Load</w:t>
      </w:r>
      <w:r w:rsidR="003F6BFA">
        <w:rPr>
          <w:rFonts w:asciiTheme="minorHAnsi" w:hAnsiTheme="minorHAnsi" w:cstheme="minorHAnsi"/>
          <w:b w:val="0"/>
          <w:caps w:val="0"/>
          <w:spacing w:val="0"/>
          <w:sz w:val="22"/>
        </w:rPr>
        <w:t>s</w:t>
      </w:r>
      <w:r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</w:t>
      </w:r>
      <w:r w:rsidR="000605B6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a base model </w:t>
      </w:r>
      <w:r w:rsidR="005B165A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: either </w:t>
      </w:r>
      <w:r w:rsidR="00F05674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the current or </w:t>
      </w:r>
      <w:r w:rsidR="00522494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create </w:t>
      </w:r>
      <w:r w:rsidR="00F05674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a copy </w:t>
      </w:r>
      <w:r w:rsidR="00ED7579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if the </w:t>
      </w:r>
      <w:r w:rsidR="00686E75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checkbox </w:t>
      </w:r>
      <w:r w:rsidR="00686E75" w:rsidRPr="00F71A7C">
        <w:rPr>
          <w:rFonts w:asciiTheme="minorHAnsi" w:hAnsiTheme="minorHAnsi" w:cstheme="minorHAnsi"/>
          <w:b w:val="0"/>
          <w:i/>
          <w:iCs/>
          <w:caps w:val="0"/>
          <w:spacing w:val="0"/>
          <w:sz w:val="22"/>
        </w:rPr>
        <w:t xml:space="preserve">Save </w:t>
      </w:r>
      <w:r w:rsidR="000A28FC" w:rsidRPr="00F71A7C">
        <w:rPr>
          <w:rFonts w:asciiTheme="minorHAnsi" w:hAnsiTheme="minorHAnsi" w:cstheme="minorHAnsi"/>
          <w:b w:val="0"/>
          <w:i/>
          <w:iCs/>
          <w:caps w:val="0"/>
          <w:spacing w:val="0"/>
          <w:sz w:val="22"/>
        </w:rPr>
        <w:t xml:space="preserve">to </w:t>
      </w:r>
      <w:r w:rsidR="00DB0810" w:rsidRPr="00F71A7C">
        <w:rPr>
          <w:rFonts w:asciiTheme="minorHAnsi" w:hAnsiTheme="minorHAnsi" w:cstheme="minorHAnsi"/>
          <w:b w:val="0"/>
          <w:i/>
          <w:iCs/>
          <w:caps w:val="0"/>
          <w:spacing w:val="0"/>
          <w:sz w:val="22"/>
        </w:rPr>
        <w:t>.</w:t>
      </w:r>
      <w:r w:rsidR="000A28FC" w:rsidRPr="00F71A7C">
        <w:rPr>
          <w:rFonts w:asciiTheme="minorHAnsi" w:hAnsiTheme="minorHAnsi" w:cstheme="minorHAnsi"/>
          <w:b w:val="0"/>
          <w:i/>
          <w:iCs/>
          <w:caps w:val="0"/>
          <w:spacing w:val="0"/>
          <w:sz w:val="22"/>
        </w:rPr>
        <w:t>mph copy</w:t>
      </w:r>
      <w:r w:rsidR="000A28FC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is checked.</w:t>
      </w:r>
    </w:p>
    <w:p w14:paraId="53A21DDA" w14:textId="4294A4B1" w:rsidR="00E80A5D" w:rsidRPr="00F71A7C" w:rsidRDefault="007D4943" w:rsidP="002B04B0">
      <w:pPr>
        <w:pStyle w:val="Spacedtitle"/>
        <w:numPr>
          <w:ilvl w:val="0"/>
          <w:numId w:val="9"/>
        </w:numPr>
        <w:jc w:val="both"/>
        <w:rPr>
          <w:rFonts w:ascii="Consolas" w:hAnsi="Consolas"/>
          <w:b w:val="0"/>
          <w:caps w:val="0"/>
          <w:spacing w:val="0"/>
          <w:szCs w:val="20"/>
        </w:rPr>
      </w:pPr>
      <w:r>
        <w:rPr>
          <w:rFonts w:asciiTheme="minorHAnsi" w:hAnsiTheme="minorHAnsi" w:cstheme="minorHAnsi"/>
          <w:b w:val="0"/>
          <w:caps w:val="0"/>
          <w:spacing w:val="0"/>
          <w:sz w:val="22"/>
        </w:rPr>
        <w:t>Add</w:t>
      </w:r>
      <w:r w:rsidR="003F6BFA">
        <w:rPr>
          <w:rFonts w:asciiTheme="minorHAnsi" w:hAnsiTheme="minorHAnsi" w:cstheme="minorHAnsi"/>
          <w:b w:val="0"/>
          <w:caps w:val="0"/>
          <w:spacing w:val="0"/>
          <w:sz w:val="22"/>
        </w:rPr>
        <w:t>s</w:t>
      </w:r>
      <w:r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the ellipsoidal </w:t>
      </w:r>
      <w:r w:rsidR="00290B59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>cells to the base model</w:t>
      </w:r>
      <w:r w:rsidR="00450DB6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with the position shifts</w:t>
      </w:r>
      <w:r w:rsidR="002B04B0" w:rsidRPr="00F71A7C">
        <w:rPr>
          <w:rFonts w:asciiTheme="minorHAnsi" w:hAnsiTheme="minorHAnsi" w:cstheme="minorHAnsi"/>
          <w:b w:val="0"/>
          <w:caps w:val="0"/>
          <w:spacing w:val="0"/>
          <w:sz w:val="22"/>
        </w:rPr>
        <w:t xml:space="preserve"> to the referential point.</w:t>
      </w:r>
    </w:p>
    <w:p w14:paraId="15234917" w14:textId="5B7EEEF8" w:rsidR="0039525D" w:rsidRDefault="00AF00CA" w:rsidP="002B04B0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Cs w:val="20"/>
        </w:rPr>
      </w:pPr>
      <w:r w:rsidRPr="001F612F">
        <w:rPr>
          <w:rFonts w:asciiTheme="minorHAnsi" w:hAnsiTheme="minorHAnsi" w:cstheme="minorHAnsi"/>
          <w:b w:val="0"/>
          <w:caps w:val="0"/>
          <w:spacing w:val="0"/>
          <w:szCs w:val="20"/>
        </w:rPr>
        <w:t>Create</w:t>
      </w:r>
      <w:r w:rsidR="003F6BFA">
        <w:rPr>
          <w:rFonts w:asciiTheme="minorHAnsi" w:hAnsiTheme="minorHAnsi" w:cstheme="minorHAnsi"/>
          <w:b w:val="0"/>
          <w:caps w:val="0"/>
          <w:spacing w:val="0"/>
          <w:szCs w:val="20"/>
        </w:rPr>
        <w:t>s</w:t>
      </w:r>
      <w:r w:rsidRPr="00F71A7C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</w:t>
      </w:r>
      <w:r w:rsidR="00EF7B01" w:rsidRPr="00F71A7C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the gravity </w:t>
      </w:r>
      <w:proofErr w:type="spellStart"/>
      <w:r w:rsidR="00EF7B01" w:rsidRPr="00F71A7C">
        <w:rPr>
          <w:rFonts w:asciiTheme="minorHAnsi" w:hAnsiTheme="minorHAnsi" w:cstheme="minorHAnsi"/>
          <w:b w:val="0"/>
          <w:caps w:val="0"/>
          <w:spacing w:val="0"/>
          <w:szCs w:val="20"/>
        </w:rPr>
        <w:t>center</w:t>
      </w:r>
      <w:proofErr w:type="spellEnd"/>
      <w:r w:rsidR="00EF7B01" w:rsidRPr="00F71A7C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point </w:t>
      </w:r>
      <w:r w:rsidR="00F71A7C" w:rsidRPr="00F71A7C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for each </w:t>
      </w:r>
      <w:r w:rsidR="00CA2256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ellipsoidal </w:t>
      </w:r>
      <w:r w:rsidR="00616AA0">
        <w:rPr>
          <w:rFonts w:asciiTheme="minorHAnsi" w:hAnsiTheme="minorHAnsi" w:cstheme="minorHAnsi"/>
          <w:b w:val="0"/>
          <w:caps w:val="0"/>
          <w:spacing w:val="0"/>
          <w:szCs w:val="20"/>
        </w:rPr>
        <w:t>cell</w:t>
      </w:r>
      <w:r w:rsidR="00CA2256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added.</w:t>
      </w:r>
    </w:p>
    <w:p w14:paraId="109692A0" w14:textId="08A246B0" w:rsidR="00A85057" w:rsidRDefault="00A85057" w:rsidP="002B04B0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Cs w:val="20"/>
        </w:rPr>
      </w:pPr>
      <w:r>
        <w:rPr>
          <w:rFonts w:asciiTheme="minorHAnsi" w:hAnsiTheme="minorHAnsi" w:cstheme="minorHAnsi"/>
          <w:b w:val="0"/>
          <w:caps w:val="0"/>
          <w:spacing w:val="0"/>
          <w:szCs w:val="20"/>
        </w:rPr>
        <w:t>Run</w:t>
      </w:r>
      <w:r w:rsidR="003F6BFA">
        <w:rPr>
          <w:rFonts w:asciiTheme="minorHAnsi" w:hAnsiTheme="minorHAnsi" w:cstheme="minorHAnsi"/>
          <w:b w:val="0"/>
          <w:caps w:val="0"/>
          <w:spacing w:val="0"/>
          <w:szCs w:val="20"/>
        </w:rPr>
        <w:t>s</w:t>
      </w:r>
      <w:r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the created geometries </w:t>
      </w:r>
      <w:r w:rsidR="00C356F3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and </w:t>
      </w:r>
      <w:r w:rsidR="00E37D83">
        <w:rPr>
          <w:rFonts w:asciiTheme="minorHAnsi" w:hAnsiTheme="minorHAnsi" w:cstheme="minorHAnsi"/>
          <w:b w:val="0"/>
          <w:caps w:val="0"/>
          <w:spacing w:val="0"/>
          <w:szCs w:val="20"/>
        </w:rPr>
        <w:t>save</w:t>
      </w:r>
      <w:r w:rsidR="003F6BFA">
        <w:rPr>
          <w:rFonts w:asciiTheme="minorHAnsi" w:hAnsiTheme="minorHAnsi" w:cstheme="minorHAnsi"/>
          <w:b w:val="0"/>
          <w:caps w:val="0"/>
          <w:spacing w:val="0"/>
          <w:szCs w:val="20"/>
        </w:rPr>
        <w:t>s</w:t>
      </w:r>
      <w:r w:rsidR="00E37D83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the base model </w:t>
      </w:r>
      <w:r w:rsidR="00E869C3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to the file copy if </w:t>
      </w:r>
      <w:r w:rsidR="006254B7">
        <w:rPr>
          <w:rFonts w:asciiTheme="minorHAnsi" w:hAnsiTheme="minorHAnsi" w:cstheme="minorHAnsi"/>
          <w:b w:val="0"/>
          <w:caps w:val="0"/>
          <w:spacing w:val="0"/>
          <w:szCs w:val="20"/>
        </w:rPr>
        <w:t>chosen.</w:t>
      </w:r>
    </w:p>
    <w:p w14:paraId="5F406E33" w14:textId="547E8250" w:rsidR="00590ACC" w:rsidRPr="00134D84" w:rsidRDefault="00CB429D" w:rsidP="00134D84">
      <w:pPr>
        <w:pStyle w:val="Spacedtitle"/>
        <w:numPr>
          <w:ilvl w:val="0"/>
          <w:numId w:val="9"/>
        </w:numPr>
        <w:jc w:val="both"/>
        <w:rPr>
          <w:rFonts w:asciiTheme="minorHAnsi" w:hAnsiTheme="minorHAnsi" w:cstheme="minorHAnsi"/>
          <w:b w:val="0"/>
          <w:caps w:val="0"/>
          <w:spacing w:val="0"/>
          <w:szCs w:val="20"/>
        </w:rPr>
      </w:pPr>
      <w:r>
        <w:rPr>
          <w:rFonts w:asciiTheme="minorHAnsi" w:hAnsiTheme="minorHAnsi" w:cstheme="minorHAnsi"/>
          <w:b w:val="0"/>
          <w:caps w:val="0"/>
          <w:spacing w:val="0"/>
          <w:szCs w:val="20"/>
        </w:rPr>
        <w:t>Update</w:t>
      </w:r>
      <w:r w:rsidR="003F6BFA">
        <w:rPr>
          <w:rFonts w:asciiTheme="minorHAnsi" w:hAnsiTheme="minorHAnsi" w:cstheme="minorHAnsi"/>
          <w:b w:val="0"/>
          <w:caps w:val="0"/>
          <w:spacing w:val="0"/>
          <w:szCs w:val="20"/>
        </w:rPr>
        <w:t>s</w:t>
      </w:r>
      <w:r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the </w:t>
      </w:r>
      <w:r w:rsidR="00AF308F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displayed </w:t>
      </w:r>
      <w:r>
        <w:rPr>
          <w:rFonts w:asciiTheme="minorHAnsi" w:hAnsiTheme="minorHAnsi" w:cstheme="minorHAnsi"/>
          <w:b w:val="0"/>
          <w:caps w:val="0"/>
          <w:spacing w:val="0"/>
          <w:szCs w:val="20"/>
        </w:rPr>
        <w:t>model</w:t>
      </w:r>
      <w:r w:rsidR="00AF308F">
        <w:rPr>
          <w:rFonts w:asciiTheme="minorHAnsi" w:hAnsiTheme="minorHAnsi" w:cstheme="minorHAnsi"/>
          <w:b w:val="0"/>
          <w:caps w:val="0"/>
          <w:spacing w:val="0"/>
          <w:szCs w:val="20"/>
        </w:rPr>
        <w:t>’s</w:t>
      </w:r>
      <w:r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 information </w:t>
      </w:r>
      <w:r w:rsidR="00A45F77">
        <w:rPr>
          <w:rFonts w:asciiTheme="minorHAnsi" w:hAnsiTheme="minorHAnsi" w:cstheme="minorHAnsi"/>
          <w:b w:val="0"/>
          <w:caps w:val="0"/>
          <w:spacing w:val="0"/>
          <w:szCs w:val="20"/>
        </w:rPr>
        <w:t>in the interface (</w:t>
      </w:r>
      <w:r w:rsidR="008642B9">
        <w:rPr>
          <w:rFonts w:asciiTheme="minorHAnsi" w:hAnsiTheme="minorHAnsi" w:cstheme="minorHAnsi"/>
          <w:b w:val="0"/>
          <w:caps w:val="0"/>
          <w:spacing w:val="0"/>
          <w:szCs w:val="20"/>
        </w:rPr>
        <w:t xml:space="preserve">different name </w:t>
      </w:r>
      <w:r w:rsidR="00720E21">
        <w:rPr>
          <w:rFonts w:asciiTheme="minorHAnsi" w:hAnsiTheme="minorHAnsi" w:cstheme="minorHAnsi"/>
          <w:b w:val="0"/>
          <w:caps w:val="0"/>
          <w:spacing w:val="0"/>
          <w:szCs w:val="20"/>
        </w:rPr>
        <w:t>if copy)</w:t>
      </w:r>
      <w:r w:rsidR="00EC6713">
        <w:rPr>
          <w:rFonts w:asciiTheme="minorHAnsi" w:hAnsiTheme="minorHAnsi" w:cstheme="minorHAnsi"/>
          <w:b w:val="0"/>
          <w:caps w:val="0"/>
          <w:spacing w:val="0"/>
          <w:szCs w:val="20"/>
        </w:rPr>
        <w:t>.</w:t>
      </w:r>
    </w:p>
    <w:p w14:paraId="3AFA1DBF" w14:textId="77777777" w:rsidR="00537282" w:rsidRPr="00F71A7C" w:rsidRDefault="00537282" w:rsidP="0039525D">
      <w:pPr>
        <w:pStyle w:val="Spacedtitle"/>
        <w:jc w:val="both"/>
        <w:rPr>
          <w:rFonts w:ascii="Consolas" w:hAnsi="Consolas"/>
          <w:b w:val="0"/>
          <w:caps w:val="0"/>
          <w:spacing w:val="0"/>
          <w:szCs w:val="20"/>
        </w:rPr>
      </w:pPr>
    </w:p>
    <w:p w14:paraId="051967A1" w14:textId="77777777" w:rsidR="00F61B75" w:rsidRPr="00F71A7C" w:rsidRDefault="00F61B75" w:rsidP="00F61B75">
      <w:pPr>
        <w:pStyle w:val="Spacedtitle"/>
      </w:pPr>
      <w:r w:rsidRPr="00F71A7C">
        <w:t>See Also</w:t>
      </w:r>
    </w:p>
    <w:p w14:paraId="3AA938BF" w14:textId="0BBE1A7D" w:rsidR="00F61B75" w:rsidRPr="00F71A7C" w:rsidRDefault="006E2C9B" w:rsidP="00F61B75">
      <w:pPr>
        <w:pStyle w:val="Code"/>
      </w:pPr>
      <w:hyperlink w:anchor="loadedModel" w:history="1">
        <w:proofErr w:type="spellStart"/>
        <w:r w:rsidR="00B6435E" w:rsidRPr="00B6435E">
          <w:rPr>
            <w:rStyle w:val="Lienhypertexte"/>
          </w:rPr>
          <w:t>loadedModel</w:t>
        </w:r>
        <w:proofErr w:type="spellEnd"/>
      </w:hyperlink>
      <w:r w:rsidR="00B6435E">
        <w:t xml:space="preserve">, </w:t>
      </w:r>
      <w:hyperlink w:anchor="cells" w:history="1">
        <w:r w:rsidR="00B6435E" w:rsidRPr="00B6435E">
          <w:rPr>
            <w:rStyle w:val="Lienhypertexte"/>
          </w:rPr>
          <w:t>cells</w:t>
        </w:r>
      </w:hyperlink>
      <w:r w:rsidR="00047E6F">
        <w:t xml:space="preserve">, </w:t>
      </w:r>
      <w:hyperlink w:anchor="AddcellstomodelButtonPushed" w:history="1">
        <w:proofErr w:type="spellStart"/>
        <w:r w:rsidR="00047E6F" w:rsidRPr="00047E6F">
          <w:rPr>
            <w:rStyle w:val="Lienhypertexte"/>
          </w:rPr>
          <w:t>AddcellstomodelButtonPushed</w:t>
        </w:r>
        <w:proofErr w:type="spellEnd"/>
      </w:hyperlink>
    </w:p>
    <w:p w14:paraId="669FA979" w14:textId="20601540" w:rsidR="00180E49" w:rsidRPr="00F71A7C" w:rsidRDefault="00180E49" w:rsidP="009347C9">
      <w:pPr>
        <w:spacing w:after="0"/>
        <w:jc w:val="both"/>
        <w:rPr>
          <w:lang w:val="en-GB"/>
        </w:rPr>
      </w:pPr>
    </w:p>
    <w:p w14:paraId="6203552E" w14:textId="77777777" w:rsidR="00983F68" w:rsidRPr="00F71A7C" w:rsidRDefault="00983F68" w:rsidP="009347C9">
      <w:pPr>
        <w:spacing w:after="0"/>
        <w:jc w:val="both"/>
        <w:rPr>
          <w:lang w:val="en-GB"/>
        </w:rPr>
      </w:pPr>
    </w:p>
    <w:p w14:paraId="748F1D12" w14:textId="3B1E4167" w:rsidR="006725D0" w:rsidRPr="00F71A7C" w:rsidRDefault="00742720" w:rsidP="002E767C">
      <w:pPr>
        <w:pStyle w:val="Titre1numrot"/>
        <w:spacing w:before="0"/>
        <w:rPr>
          <w:sz w:val="28"/>
          <w:szCs w:val="40"/>
        </w:rPr>
      </w:pPr>
      <w:bookmarkStart w:id="269" w:name="_Toc70586198"/>
      <w:bookmarkStart w:id="270" w:name="_Toc70596284"/>
      <w:r w:rsidRPr="00F71A7C">
        <w:rPr>
          <w:sz w:val="28"/>
          <w:szCs w:val="40"/>
        </w:rPr>
        <w:t>S</w:t>
      </w:r>
      <w:r w:rsidR="00E05D3B" w:rsidRPr="00F71A7C">
        <w:rPr>
          <w:sz w:val="28"/>
          <w:szCs w:val="40"/>
        </w:rPr>
        <w:t>RC directory</w:t>
      </w:r>
      <w:bookmarkEnd w:id="269"/>
      <w:bookmarkEnd w:id="270"/>
    </w:p>
    <w:p w14:paraId="681AF751" w14:textId="77777777" w:rsidR="005428AB" w:rsidRPr="00F71A7C" w:rsidRDefault="005428AB" w:rsidP="005428AB">
      <w:pPr>
        <w:spacing w:after="0"/>
        <w:rPr>
          <w:lang w:val="en-GB"/>
        </w:rPr>
      </w:pPr>
    </w:p>
    <w:p w14:paraId="61465293" w14:textId="61B586A1" w:rsidR="00F0409E" w:rsidRPr="00F71A7C" w:rsidRDefault="005D6505" w:rsidP="009347C9">
      <w:pPr>
        <w:spacing w:after="0"/>
        <w:jc w:val="both"/>
        <w:rPr>
          <w:lang w:val="en-GB"/>
        </w:rPr>
      </w:pPr>
      <w:r w:rsidRPr="00F71A7C">
        <w:rPr>
          <w:lang w:val="en-GB"/>
        </w:rPr>
        <w:t>Th</w:t>
      </w:r>
      <w:r w:rsidR="001A6D44" w:rsidRPr="00F71A7C">
        <w:rPr>
          <w:lang w:val="en-GB"/>
        </w:rPr>
        <w:t>is directory holds the</w:t>
      </w:r>
      <w:r w:rsidRPr="00F71A7C">
        <w:rPr>
          <w:lang w:val="en-GB"/>
        </w:rPr>
        <w:t xml:space="preserve"> backend </w:t>
      </w:r>
      <w:r w:rsidR="002F0BEC" w:rsidRPr="00F71A7C">
        <w:rPr>
          <w:lang w:val="en-GB"/>
        </w:rPr>
        <w:t>scripts</w:t>
      </w:r>
      <w:r w:rsidR="005A1E2E" w:rsidRPr="00F71A7C">
        <w:rPr>
          <w:lang w:val="en-GB"/>
        </w:rPr>
        <w:t xml:space="preserve"> written by Vincent SENEZ</w:t>
      </w:r>
      <w:r w:rsidR="00C25E8C" w:rsidRPr="00F71A7C">
        <w:rPr>
          <w:lang w:val="en-GB"/>
        </w:rPr>
        <w:t xml:space="preserve">. </w:t>
      </w:r>
      <w:r w:rsidR="00873989" w:rsidRPr="00F71A7C">
        <w:rPr>
          <w:lang w:val="en-GB"/>
        </w:rPr>
        <w:t>The</w:t>
      </w:r>
      <w:r w:rsidR="008F302B" w:rsidRPr="00F71A7C">
        <w:rPr>
          <w:lang w:val="en-GB"/>
        </w:rPr>
        <w:t xml:space="preserve"> backend </w:t>
      </w:r>
      <w:r w:rsidR="006F0DA9" w:rsidRPr="00F71A7C">
        <w:rPr>
          <w:lang w:val="en-GB"/>
        </w:rPr>
        <w:t>is the computation heart</w:t>
      </w:r>
      <w:r w:rsidR="00DF1E84" w:rsidRPr="00F71A7C">
        <w:rPr>
          <w:lang w:val="en-GB"/>
        </w:rPr>
        <w:t xml:space="preserve"> : it</w:t>
      </w:r>
      <w:r w:rsidR="00F2619B" w:rsidRPr="00F71A7C">
        <w:rPr>
          <w:lang w:val="en-GB"/>
        </w:rPr>
        <w:t xml:space="preserve"> </w:t>
      </w:r>
      <w:r w:rsidR="00061511" w:rsidRPr="00F71A7C">
        <w:rPr>
          <w:lang w:val="en-GB"/>
        </w:rPr>
        <w:t xml:space="preserve">runs the </w:t>
      </w:r>
      <w:r w:rsidR="00043D85" w:rsidRPr="00F71A7C">
        <w:rPr>
          <w:lang w:val="en-GB"/>
        </w:rPr>
        <w:t xml:space="preserve">simulation with the </w:t>
      </w:r>
      <w:r w:rsidR="0068321C" w:rsidRPr="00F71A7C">
        <w:rPr>
          <w:lang w:val="en-GB"/>
        </w:rPr>
        <w:t xml:space="preserve">parameters entered in the interface </w:t>
      </w:r>
      <w:r w:rsidR="00F14E79" w:rsidRPr="00F71A7C">
        <w:rPr>
          <w:lang w:val="en-GB"/>
        </w:rPr>
        <w:t>an</w:t>
      </w:r>
      <w:r w:rsidR="006D7792" w:rsidRPr="00F71A7C">
        <w:rPr>
          <w:lang w:val="en-GB"/>
        </w:rPr>
        <w:t xml:space="preserve">d </w:t>
      </w:r>
      <w:r w:rsidR="00C87C82" w:rsidRPr="00F71A7C">
        <w:rPr>
          <w:lang w:val="en-GB"/>
        </w:rPr>
        <w:t xml:space="preserve">returns result files and </w:t>
      </w:r>
      <w:r w:rsidR="008A05E1" w:rsidRPr="00F71A7C">
        <w:rPr>
          <w:lang w:val="en-GB"/>
        </w:rPr>
        <w:t>ax</w:t>
      </w:r>
      <w:r w:rsidR="008D385C" w:rsidRPr="00F71A7C">
        <w:rPr>
          <w:lang w:val="en-GB"/>
        </w:rPr>
        <w:t>es.</w:t>
      </w:r>
      <w:r w:rsidR="007475BB" w:rsidRPr="00F71A7C">
        <w:rPr>
          <w:lang w:val="en-GB"/>
        </w:rPr>
        <w:t xml:space="preserve"> </w:t>
      </w:r>
      <w:r w:rsidR="00F4300E" w:rsidRPr="00F71A7C">
        <w:rPr>
          <w:lang w:val="en-GB"/>
        </w:rPr>
        <w:t>For</w:t>
      </w:r>
      <w:r w:rsidR="00392877" w:rsidRPr="00F71A7C">
        <w:rPr>
          <w:lang w:val="en-GB"/>
        </w:rPr>
        <w:t xml:space="preserve"> further information</w:t>
      </w:r>
      <w:r w:rsidR="00F4300E" w:rsidRPr="00F71A7C">
        <w:rPr>
          <w:lang w:val="en-GB"/>
        </w:rPr>
        <w:t xml:space="preserve">, please contact </w:t>
      </w:r>
      <w:r w:rsidR="002F31FA" w:rsidRPr="00F71A7C">
        <w:rPr>
          <w:lang w:val="en-GB"/>
        </w:rPr>
        <w:t>M</w:t>
      </w:r>
      <w:r w:rsidR="00FF5FD9" w:rsidRPr="00F71A7C">
        <w:rPr>
          <w:lang w:val="en-GB"/>
        </w:rPr>
        <w:t>r SENEZ</w:t>
      </w:r>
      <w:r w:rsidR="00392877" w:rsidRPr="00F71A7C">
        <w:rPr>
          <w:lang w:val="en-GB"/>
        </w:rPr>
        <w:t>.</w:t>
      </w:r>
    </w:p>
    <w:p w14:paraId="0BEA80F2" w14:textId="77777777" w:rsidR="002A4ADF" w:rsidRPr="00F71A7C" w:rsidRDefault="002A4ADF" w:rsidP="009347C9">
      <w:pPr>
        <w:spacing w:after="0"/>
        <w:jc w:val="both"/>
        <w:rPr>
          <w:lang w:val="en-GB"/>
        </w:rPr>
      </w:pPr>
    </w:p>
    <w:p w14:paraId="2A7CF44E" w14:textId="77777777" w:rsidR="00180E49" w:rsidRPr="00F71A7C" w:rsidRDefault="00180E49" w:rsidP="009347C9">
      <w:pPr>
        <w:spacing w:after="0"/>
        <w:jc w:val="both"/>
        <w:rPr>
          <w:lang w:val="en-GB"/>
        </w:rPr>
      </w:pPr>
    </w:p>
    <w:p w14:paraId="2642EECB" w14:textId="27138784" w:rsidR="006725D0" w:rsidRPr="00F71A7C" w:rsidRDefault="00F03D5D" w:rsidP="002E767C">
      <w:pPr>
        <w:pStyle w:val="Titre1numrot"/>
        <w:spacing w:before="0"/>
        <w:rPr>
          <w:sz w:val="28"/>
          <w:szCs w:val="40"/>
        </w:rPr>
      </w:pPr>
      <w:bookmarkStart w:id="271" w:name="_Toc70586199"/>
      <w:bookmarkStart w:id="272" w:name="_Toc70596285"/>
      <w:r w:rsidRPr="00F71A7C">
        <w:rPr>
          <w:sz w:val="28"/>
          <w:szCs w:val="40"/>
        </w:rPr>
        <w:lastRenderedPageBreak/>
        <w:t>Assets</w:t>
      </w:r>
      <w:bookmarkEnd w:id="271"/>
      <w:bookmarkEnd w:id="272"/>
    </w:p>
    <w:p w14:paraId="5B346A67" w14:textId="77777777" w:rsidR="005428AB" w:rsidRPr="00F71A7C" w:rsidRDefault="005428AB" w:rsidP="005428AB">
      <w:pPr>
        <w:spacing w:after="0"/>
        <w:rPr>
          <w:lang w:val="en-GB"/>
        </w:rPr>
      </w:pPr>
    </w:p>
    <w:p w14:paraId="5A6901B4" w14:textId="14AC386F" w:rsidR="00CC2AEB" w:rsidRPr="00F71A7C" w:rsidRDefault="00C430DC" w:rsidP="0023000D">
      <w:pPr>
        <w:spacing w:after="120"/>
        <w:jc w:val="both"/>
        <w:rPr>
          <w:lang w:val="en-GB"/>
        </w:rPr>
      </w:pPr>
      <w:r w:rsidRPr="00F71A7C">
        <w:rPr>
          <w:lang w:val="en-GB"/>
        </w:rPr>
        <w:t>The assets are f</w:t>
      </w:r>
      <w:r w:rsidR="00D115FA" w:rsidRPr="00F71A7C">
        <w:rPr>
          <w:lang w:val="en-GB"/>
        </w:rPr>
        <w:t>iles used in the BIOCAD application</w:t>
      </w:r>
      <w:r w:rsidR="00FD7613" w:rsidRPr="00F71A7C">
        <w:rPr>
          <w:lang w:val="en-GB"/>
        </w:rPr>
        <w:t xml:space="preserve">, and </w:t>
      </w:r>
      <w:r w:rsidR="00D115FA" w:rsidRPr="00F71A7C">
        <w:rPr>
          <w:lang w:val="en-GB"/>
        </w:rPr>
        <w:t>that are created or taken from a website (free assets).</w:t>
      </w:r>
      <w:r w:rsidR="00CF4F09" w:rsidRPr="00F71A7C">
        <w:rPr>
          <w:lang w:val="en-GB"/>
        </w:rPr>
        <w:t xml:space="preserve"> They </w:t>
      </w:r>
      <w:r w:rsidR="001121CD" w:rsidRPr="00F71A7C">
        <w:rPr>
          <w:lang w:val="en-GB"/>
        </w:rPr>
        <w:t xml:space="preserve">are stored in the </w:t>
      </w:r>
      <w:r w:rsidR="00B15B45" w:rsidRPr="00F71A7C">
        <w:rPr>
          <w:lang w:val="en-GB"/>
        </w:rPr>
        <w:t>“</w:t>
      </w:r>
      <w:r w:rsidR="001121CD" w:rsidRPr="00F71A7C">
        <w:rPr>
          <w:lang w:val="en-GB"/>
        </w:rPr>
        <w:t>Assets</w:t>
      </w:r>
      <w:r w:rsidR="00B15B45" w:rsidRPr="00F71A7C">
        <w:rPr>
          <w:lang w:val="en-GB"/>
        </w:rPr>
        <w:t>”</w:t>
      </w:r>
      <w:r w:rsidR="001121CD" w:rsidRPr="00F71A7C">
        <w:rPr>
          <w:lang w:val="en-GB"/>
        </w:rPr>
        <w:t xml:space="preserve"> folder </w:t>
      </w:r>
      <w:r w:rsidR="009911BD" w:rsidRPr="00F71A7C">
        <w:rPr>
          <w:lang w:val="en-GB"/>
        </w:rPr>
        <w:t xml:space="preserve">of the </w:t>
      </w:r>
      <w:r w:rsidR="00B15B45" w:rsidRPr="00F71A7C">
        <w:rPr>
          <w:lang w:val="en-GB"/>
        </w:rPr>
        <w:t>“</w:t>
      </w:r>
      <w:r w:rsidR="002C6EB0" w:rsidRPr="00F71A7C">
        <w:rPr>
          <w:lang w:val="en-GB"/>
        </w:rPr>
        <w:t>BIOCAD</w:t>
      </w:r>
      <w:r w:rsidR="00B15B45" w:rsidRPr="00F71A7C">
        <w:rPr>
          <w:lang w:val="en-GB"/>
        </w:rPr>
        <w:t>”</w:t>
      </w:r>
      <w:r w:rsidR="002C6EB0" w:rsidRPr="00F71A7C">
        <w:rPr>
          <w:lang w:val="en-GB"/>
        </w:rPr>
        <w:t xml:space="preserve"> folder.</w:t>
      </w:r>
    </w:p>
    <w:p w14:paraId="777AC6BA" w14:textId="64E8BF51" w:rsidR="008B55CE" w:rsidRPr="00F71A7C" w:rsidRDefault="00207A31" w:rsidP="0023000D">
      <w:pPr>
        <w:pStyle w:val="Paragraphedeliste"/>
        <w:numPr>
          <w:ilvl w:val="0"/>
          <w:numId w:val="7"/>
        </w:numPr>
        <w:spacing w:after="120"/>
        <w:jc w:val="both"/>
      </w:pPr>
      <w:r w:rsidRPr="00F71A7C">
        <w:rPr>
          <w:rFonts w:ascii="Consolas" w:hAnsi="Consolas"/>
          <w:b/>
          <w:bCs/>
        </w:rPr>
        <w:t>biocad.png</w:t>
      </w:r>
      <w:r w:rsidRPr="00F71A7C">
        <w:t xml:space="preserve"> </w:t>
      </w:r>
      <w:r w:rsidR="008B55CE" w:rsidRPr="00F71A7C">
        <w:t>: Simple logo for the BIOCAD interface</w:t>
      </w:r>
      <w:r w:rsidR="00B8631A" w:rsidRPr="00F71A7C">
        <w:t>.</w:t>
      </w:r>
    </w:p>
    <w:p w14:paraId="0B6547C4" w14:textId="44978EE9" w:rsidR="006D1660" w:rsidRPr="00F71A7C" w:rsidRDefault="00B27EE3" w:rsidP="006D1660">
      <w:pPr>
        <w:pStyle w:val="Paragraphedeliste"/>
        <w:numPr>
          <w:ilvl w:val="0"/>
          <w:numId w:val="7"/>
        </w:numPr>
        <w:spacing w:after="0"/>
        <w:jc w:val="both"/>
      </w:pPr>
      <w:r w:rsidRPr="00F71A7C">
        <w:rPr>
          <w:rFonts w:ascii="Consolas" w:hAnsi="Consolas"/>
          <w:b/>
          <w:bCs/>
        </w:rPr>
        <w:t>saveicon.png</w:t>
      </w:r>
      <w:r w:rsidRPr="00F71A7C">
        <w:t xml:space="preserve"> </w:t>
      </w:r>
      <w:r w:rsidR="00FF455D" w:rsidRPr="00F71A7C">
        <w:t xml:space="preserve">: </w:t>
      </w:r>
      <w:r w:rsidR="00614986" w:rsidRPr="00F71A7C">
        <w:t xml:space="preserve">Icon </w:t>
      </w:r>
      <w:r w:rsidR="003B771D" w:rsidRPr="00F71A7C">
        <w:t>for the save interface</w:t>
      </w:r>
      <w:r w:rsidR="00294B50" w:rsidRPr="00F71A7C">
        <w:t xml:space="preserve"> parameters button</w:t>
      </w:r>
      <w:r w:rsidR="00F76F34" w:rsidRPr="00F71A7C">
        <w:t xml:space="preserve"> in the parameters tab.</w:t>
      </w:r>
    </w:p>
    <w:p w14:paraId="1A72583D" w14:textId="77777777" w:rsidR="00D115FA" w:rsidRPr="00F71A7C" w:rsidRDefault="00D115FA" w:rsidP="009347C9">
      <w:pPr>
        <w:spacing w:after="0"/>
        <w:jc w:val="both"/>
        <w:rPr>
          <w:lang w:val="en-GB"/>
        </w:rPr>
      </w:pPr>
    </w:p>
    <w:p w14:paraId="40F7747E" w14:textId="77777777" w:rsidR="0041053B" w:rsidRPr="00F71A7C" w:rsidRDefault="0041053B" w:rsidP="009347C9">
      <w:pPr>
        <w:spacing w:after="0"/>
        <w:jc w:val="both"/>
        <w:rPr>
          <w:lang w:val="en-GB"/>
        </w:rPr>
      </w:pPr>
    </w:p>
    <w:p w14:paraId="2FD77791" w14:textId="3EFD872F" w:rsidR="00E75D19" w:rsidRPr="00F71A7C" w:rsidRDefault="008E3EB2" w:rsidP="002E767C">
      <w:pPr>
        <w:pStyle w:val="Titre1numrot"/>
        <w:spacing w:before="0"/>
        <w:rPr>
          <w:sz w:val="28"/>
          <w:szCs w:val="40"/>
        </w:rPr>
      </w:pPr>
      <w:bookmarkStart w:id="273" w:name="_Toc70586200"/>
      <w:bookmarkStart w:id="274" w:name="_Toc70596286"/>
      <w:r w:rsidRPr="00F71A7C">
        <w:rPr>
          <w:sz w:val="28"/>
          <w:szCs w:val="40"/>
        </w:rPr>
        <w:t>Tricks</w:t>
      </w:r>
      <w:r w:rsidR="001508D2" w:rsidRPr="00F71A7C">
        <w:rPr>
          <w:sz w:val="28"/>
          <w:szCs w:val="40"/>
        </w:rPr>
        <w:t xml:space="preserve"> of the trade</w:t>
      </w:r>
      <w:bookmarkEnd w:id="273"/>
      <w:bookmarkEnd w:id="274"/>
    </w:p>
    <w:p w14:paraId="28E52F41" w14:textId="77777777" w:rsidR="00F838E6" w:rsidRPr="00F71A7C" w:rsidRDefault="00F838E6" w:rsidP="00F838E6">
      <w:pPr>
        <w:pStyle w:val="Paragraphedeliste"/>
        <w:jc w:val="both"/>
      </w:pPr>
    </w:p>
    <w:p w14:paraId="7EDD2368" w14:textId="3BB58714" w:rsidR="00C67DE8" w:rsidRPr="00541227" w:rsidRDefault="00C67DE8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r w:rsidRPr="00541227">
        <w:rPr>
          <w:b/>
        </w:rPr>
        <w:t>Preventing the app from hiding</w:t>
      </w:r>
    </w:p>
    <w:p w14:paraId="7F3541B6" w14:textId="52593DA7" w:rsidR="00450DB6" w:rsidRDefault="00C67DE8" w:rsidP="00BD08E6">
      <w:pPr>
        <w:spacing w:after="0"/>
        <w:jc w:val="both"/>
        <w:rPr>
          <w:lang w:val="en-GB"/>
        </w:rPr>
      </w:pPr>
      <w:r w:rsidRPr="00F71A7C">
        <w:rPr>
          <w:lang w:val="en-GB"/>
        </w:rPr>
        <w:t xml:space="preserve">All functions that prompt the user </w:t>
      </w:r>
      <w:r w:rsidR="001D0F59" w:rsidRPr="00F71A7C">
        <w:rPr>
          <w:lang w:val="en-GB"/>
        </w:rPr>
        <w:t xml:space="preserve">to </w:t>
      </w:r>
      <w:r w:rsidR="00CF2175" w:rsidRPr="00F71A7C">
        <w:rPr>
          <w:lang w:val="en-GB"/>
        </w:rPr>
        <w:t>choose a file or a folder (</w:t>
      </w:r>
      <w:r w:rsidR="00026DDD" w:rsidRPr="00F71A7C">
        <w:rPr>
          <w:lang w:val="en-GB"/>
        </w:rPr>
        <w:t>like</w:t>
      </w:r>
      <w:r w:rsidR="00CF2175" w:rsidRPr="00F71A7C">
        <w:rPr>
          <w:lang w:val="en-GB"/>
        </w:rPr>
        <w:t xml:space="preserve"> </w:t>
      </w:r>
      <w:proofErr w:type="spellStart"/>
      <w:r w:rsidR="00CF2175" w:rsidRPr="00F71A7C">
        <w:rPr>
          <w:rStyle w:val="CodeCar"/>
        </w:rPr>
        <w:t>uigetfile</w:t>
      </w:r>
      <w:proofErr w:type="spellEnd"/>
      <w:r w:rsidR="00CF2175" w:rsidRPr="00F71A7C">
        <w:rPr>
          <w:lang w:val="en-GB"/>
        </w:rPr>
        <w:t xml:space="preserve">, </w:t>
      </w:r>
      <w:proofErr w:type="spellStart"/>
      <w:r w:rsidR="00CF2175" w:rsidRPr="00F71A7C">
        <w:rPr>
          <w:rStyle w:val="CodeCar"/>
        </w:rPr>
        <w:t>uigetdir</w:t>
      </w:r>
      <w:proofErr w:type="spellEnd"/>
      <w:r w:rsidR="00CF2175" w:rsidRPr="00F71A7C">
        <w:rPr>
          <w:lang w:val="en-GB"/>
        </w:rPr>
        <w:t xml:space="preserve">, and </w:t>
      </w:r>
      <w:r w:rsidR="00CF2175" w:rsidRPr="00F71A7C">
        <w:rPr>
          <w:rStyle w:val="CodeCar"/>
        </w:rPr>
        <w:t>save</w:t>
      </w:r>
      <w:r w:rsidR="00CF2175" w:rsidRPr="00F71A7C">
        <w:rPr>
          <w:lang w:val="en-GB"/>
        </w:rPr>
        <w:t>)</w:t>
      </w:r>
      <w:r w:rsidR="00026DDD" w:rsidRPr="00F71A7C">
        <w:rPr>
          <w:lang w:val="en-GB"/>
        </w:rPr>
        <w:t xml:space="preserve"> must be followed by </w:t>
      </w:r>
      <w:r w:rsidR="00D60FDA" w:rsidRPr="00F71A7C">
        <w:rPr>
          <w:rStyle w:val="CodeCar"/>
        </w:rPr>
        <w:t>figure(</w:t>
      </w:r>
      <w:proofErr w:type="spellStart"/>
      <w:r w:rsidR="00D60FDA" w:rsidRPr="00F71A7C">
        <w:rPr>
          <w:rStyle w:val="CodeCar"/>
        </w:rPr>
        <w:t>app.UIFigure</w:t>
      </w:r>
      <w:proofErr w:type="spellEnd"/>
      <w:r w:rsidR="00D60FDA" w:rsidRPr="00F71A7C">
        <w:rPr>
          <w:rStyle w:val="CodeCar"/>
        </w:rPr>
        <w:t>)</w:t>
      </w:r>
      <w:r w:rsidR="00EB3FB9" w:rsidRPr="00F71A7C">
        <w:rPr>
          <w:lang w:val="en-GB"/>
        </w:rPr>
        <w:t xml:space="preserve"> to bring the application back to the foreground.</w:t>
      </w:r>
    </w:p>
    <w:p w14:paraId="4AF2A3A3" w14:textId="77777777" w:rsidR="00BD08E6" w:rsidRPr="00F71A7C" w:rsidRDefault="00BD08E6" w:rsidP="00BD08E6">
      <w:pPr>
        <w:spacing w:after="0"/>
        <w:jc w:val="both"/>
        <w:rPr>
          <w:rStyle w:val="CodeCar"/>
        </w:rPr>
      </w:pPr>
    </w:p>
    <w:p w14:paraId="18BB97F5" w14:textId="3B2FAB36" w:rsidR="004F2266" w:rsidRPr="00541227" w:rsidRDefault="00EB5756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r w:rsidRPr="00541227">
        <w:rPr>
          <w:b/>
        </w:rPr>
        <w:t>Avoid</w:t>
      </w:r>
      <w:r w:rsidR="004F2266" w:rsidRPr="00541227">
        <w:rPr>
          <w:b/>
        </w:rPr>
        <w:t xml:space="preserve"> changing directories</w:t>
      </w:r>
    </w:p>
    <w:p w14:paraId="2909C44E" w14:textId="695BC561" w:rsidR="00790CA5" w:rsidRDefault="004F2266" w:rsidP="00BD08E6">
      <w:pPr>
        <w:spacing w:after="0"/>
        <w:jc w:val="both"/>
      </w:pPr>
      <w:r>
        <w:t xml:space="preserve">Instead of using </w:t>
      </w:r>
      <w:r w:rsidR="00F83669" w:rsidRPr="00C22E9F">
        <w:rPr>
          <w:rStyle w:val="CodeCar"/>
        </w:rPr>
        <w:t>cd</w:t>
      </w:r>
      <w:r w:rsidR="00F83669">
        <w:t xml:space="preserve"> to navigate through folders and access function, it is generally easier to use </w:t>
      </w:r>
      <w:proofErr w:type="spellStart"/>
      <w:r w:rsidR="00F83669" w:rsidRPr="00C22E9F">
        <w:rPr>
          <w:rStyle w:val="CodeCar"/>
        </w:rPr>
        <w:t>addpath</w:t>
      </w:r>
      <w:proofErr w:type="spellEnd"/>
      <w:r w:rsidR="00F83669" w:rsidRPr="00C22E9F">
        <w:rPr>
          <w:rStyle w:val="CodeCar"/>
        </w:rPr>
        <w:t>(</w:t>
      </w:r>
      <w:r w:rsidR="00F83669" w:rsidRPr="00C22E9F">
        <w:rPr>
          <w:rStyle w:val="CodeCar"/>
          <w:i/>
          <w:iCs/>
        </w:rPr>
        <w:t>&lt;</w:t>
      </w:r>
      <w:proofErr w:type="spellStart"/>
      <w:r w:rsidR="008E22DF">
        <w:rPr>
          <w:rStyle w:val="CodeCar"/>
          <w:i/>
          <w:iCs/>
        </w:rPr>
        <w:t>full_</w:t>
      </w:r>
      <w:r w:rsidR="00F83669" w:rsidRPr="00C22E9F">
        <w:rPr>
          <w:rStyle w:val="CodeCar"/>
          <w:i/>
          <w:iCs/>
        </w:rPr>
        <w:t>path</w:t>
      </w:r>
      <w:proofErr w:type="spellEnd"/>
      <w:r w:rsidR="00F83669" w:rsidRPr="00C22E9F">
        <w:rPr>
          <w:rStyle w:val="CodeCar"/>
          <w:i/>
          <w:iCs/>
        </w:rPr>
        <w:t>&gt;</w:t>
      </w:r>
      <w:r w:rsidR="00F83669" w:rsidRPr="00C22E9F">
        <w:rPr>
          <w:rStyle w:val="CodeCar"/>
        </w:rPr>
        <w:t>)</w:t>
      </w:r>
      <w:r w:rsidR="00F83669">
        <w:t xml:space="preserve"> </w:t>
      </w:r>
      <w:r w:rsidR="00C22E9F">
        <w:t>for folders containing functions.</w:t>
      </w:r>
      <w:r w:rsidR="00D92177">
        <w:t xml:space="preserve"> </w:t>
      </w:r>
      <w:r w:rsidR="006B5FB4">
        <w:t>T</w:t>
      </w:r>
      <w:r w:rsidR="001A1916">
        <w:t xml:space="preserve">o get the full path of a </w:t>
      </w:r>
      <w:r w:rsidR="00CA2BBF">
        <w:t xml:space="preserve">neighboring directory, </w:t>
      </w:r>
      <w:proofErr w:type="spellStart"/>
      <w:r w:rsidR="00BB188D" w:rsidRPr="00790CA5">
        <w:rPr>
          <w:rStyle w:val="CodeCar"/>
        </w:rPr>
        <w:t>genpath</w:t>
      </w:r>
      <w:proofErr w:type="spellEnd"/>
      <w:r w:rsidR="00BB188D">
        <w:t xml:space="preserve"> is </w:t>
      </w:r>
      <w:r w:rsidR="00790CA5">
        <w:t>also a useful tool.</w:t>
      </w:r>
      <w:r w:rsidR="0070435A">
        <w:t xml:space="preserve"> </w:t>
      </w:r>
      <w:r w:rsidR="00FF1314">
        <w:t>For example</w:t>
      </w:r>
      <w:r w:rsidR="00FF1314" w:rsidRPr="003F6BFA">
        <w:t>:</w:t>
      </w:r>
      <w:r w:rsidR="00FF1314" w:rsidRPr="00820BEE">
        <w:t xml:space="preserve"> </w:t>
      </w:r>
      <w:proofErr w:type="spellStart"/>
      <w:r w:rsidR="0040696B" w:rsidRPr="003F6BFA">
        <w:rPr>
          <w:rStyle w:val="CodeCar"/>
        </w:rPr>
        <w:t>addpath</w:t>
      </w:r>
      <w:proofErr w:type="spellEnd"/>
      <w:r w:rsidR="0040696B" w:rsidRPr="003F6BFA">
        <w:rPr>
          <w:rStyle w:val="CodeCar"/>
        </w:rPr>
        <w:t>(</w:t>
      </w:r>
      <w:proofErr w:type="spellStart"/>
      <w:r w:rsidR="0040696B" w:rsidRPr="003F6BFA">
        <w:rPr>
          <w:rStyle w:val="CodeCar"/>
        </w:rPr>
        <w:t>genpath</w:t>
      </w:r>
      <w:proofErr w:type="spellEnd"/>
      <w:r w:rsidR="0040696B" w:rsidRPr="003F6BFA">
        <w:rPr>
          <w:rStyle w:val="CodeCar"/>
        </w:rPr>
        <w:t>(</w:t>
      </w:r>
      <w:proofErr w:type="gramStart"/>
      <w:r w:rsidR="00384C49" w:rsidRPr="00384C49">
        <w:rPr>
          <w:rStyle w:val="CodeCar"/>
          <w:color w:val="CC00FF"/>
        </w:rPr>
        <w:t>'</w:t>
      </w:r>
      <w:r w:rsidR="00384C49">
        <w:rPr>
          <w:rStyle w:val="CodeCar"/>
          <w:color w:val="CC00FF"/>
        </w:rPr>
        <w:t>./</w:t>
      </w:r>
      <w:proofErr w:type="spellStart"/>
      <w:proofErr w:type="gramEnd"/>
      <w:r w:rsidR="00384C49" w:rsidRPr="00384C49">
        <w:rPr>
          <w:rStyle w:val="CodeCar"/>
          <w:color w:val="CC00FF"/>
        </w:rPr>
        <w:t>src</w:t>
      </w:r>
      <w:proofErr w:type="spellEnd"/>
      <w:r w:rsidR="00384C49" w:rsidRPr="00384C49">
        <w:rPr>
          <w:rStyle w:val="CodeCar"/>
          <w:color w:val="CC00FF"/>
        </w:rPr>
        <w:t>'</w:t>
      </w:r>
      <w:r w:rsidR="00CD3825" w:rsidRPr="003F6BFA">
        <w:rPr>
          <w:rStyle w:val="CodeCar"/>
        </w:rPr>
        <w:t>))</w:t>
      </w:r>
      <w:r w:rsidR="00CD3825">
        <w:t xml:space="preserve"> adds the </w:t>
      </w:r>
      <w:proofErr w:type="spellStart"/>
      <w:r w:rsidR="00CD3825">
        <w:t>src</w:t>
      </w:r>
      <w:proofErr w:type="spellEnd"/>
      <w:r w:rsidR="00CD3825">
        <w:t xml:space="preserve"> folder to the path, making all </w:t>
      </w:r>
      <w:r w:rsidR="003F6BFA">
        <w:t>its contents accessible.</w:t>
      </w:r>
    </w:p>
    <w:p w14:paraId="68032428" w14:textId="77777777" w:rsidR="00BD08E6" w:rsidRPr="00F83669" w:rsidRDefault="00BD08E6" w:rsidP="00BD08E6">
      <w:pPr>
        <w:spacing w:after="0"/>
        <w:jc w:val="both"/>
      </w:pPr>
    </w:p>
    <w:p w14:paraId="0DBD5226" w14:textId="0AE4F364" w:rsidR="00FA32F5" w:rsidRPr="004E2A70" w:rsidRDefault="004617E2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r w:rsidRPr="004E2A70">
        <w:rPr>
          <w:b/>
        </w:rPr>
        <w:t>Ren</w:t>
      </w:r>
      <w:r w:rsidR="00785F8A" w:rsidRPr="004E2A70">
        <w:rPr>
          <w:b/>
        </w:rPr>
        <w:t>aming components</w:t>
      </w:r>
    </w:p>
    <w:p w14:paraId="1E133E92" w14:textId="024AE199" w:rsidR="007E35C2" w:rsidRPr="007E35C2" w:rsidRDefault="00172F12" w:rsidP="007E35C2">
      <w:pPr>
        <w:spacing w:after="0"/>
        <w:jc w:val="both"/>
      </w:pPr>
      <w:r>
        <w:t xml:space="preserve">New components created through the interface are automatically given a name that correspond to their type. It is necessary to immediately rename these components </w:t>
      </w:r>
      <w:r w:rsidR="007D75DC">
        <w:t xml:space="preserve">to something more verbose that allows for a better understanding of </w:t>
      </w:r>
      <w:r w:rsidR="00F01CDE">
        <w:t>a component’s use and location.</w:t>
      </w:r>
    </w:p>
    <w:p w14:paraId="0F99BB94" w14:textId="77777777" w:rsidR="00F01CDE" w:rsidRPr="00785F8A" w:rsidRDefault="00F01CDE" w:rsidP="008B3ABF">
      <w:pPr>
        <w:spacing w:after="0"/>
        <w:jc w:val="both"/>
      </w:pPr>
    </w:p>
    <w:p w14:paraId="555471BF" w14:textId="7E175DD8" w:rsidR="001D1071" w:rsidRPr="004E2A70" w:rsidRDefault="00CA055E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r w:rsidRPr="004E2A70">
        <w:rPr>
          <w:b/>
        </w:rPr>
        <w:t>Quick documentation</w:t>
      </w:r>
    </w:p>
    <w:p w14:paraId="3A3D13C6" w14:textId="629DA67F" w:rsidR="00B8025E" w:rsidRDefault="00F760EC" w:rsidP="00BD08E6">
      <w:pPr>
        <w:spacing w:after="0"/>
        <w:jc w:val="both"/>
      </w:pPr>
      <w:r>
        <w:t xml:space="preserve">Pressing </w:t>
      </w:r>
      <w:r w:rsidR="004F094A" w:rsidRPr="004F094A">
        <w:rPr>
          <w:rStyle w:val="CodeCar"/>
        </w:rPr>
        <w:t>F1</w:t>
      </w:r>
      <w:r w:rsidR="004F094A" w:rsidRPr="004F094A">
        <w:t xml:space="preserve"> </w:t>
      </w:r>
      <w:r w:rsidR="004F094A">
        <w:t>wit</w:t>
      </w:r>
      <w:r w:rsidR="008B425A">
        <w:t>h a</w:t>
      </w:r>
      <w:r w:rsidR="00AB3F43">
        <w:t xml:space="preserve"> built-in </w:t>
      </w:r>
      <w:proofErr w:type="spellStart"/>
      <w:r w:rsidR="00AB3F43">
        <w:t>Matlab</w:t>
      </w:r>
      <w:proofErr w:type="spellEnd"/>
      <w:r w:rsidR="008B425A">
        <w:t xml:space="preserve"> function selected </w:t>
      </w:r>
      <w:r w:rsidR="00EF26B7">
        <w:t xml:space="preserve">opens a window to this function’s documentation webpage. </w:t>
      </w:r>
      <w:r w:rsidR="00CC4542">
        <w:t xml:space="preserve">Use this to speed up debugging </w:t>
      </w:r>
      <w:r w:rsidR="0073544D">
        <w:t>and for quick lookups of unknown functions.</w:t>
      </w:r>
    </w:p>
    <w:p w14:paraId="646722F3" w14:textId="77777777" w:rsidR="00BD08E6" w:rsidRPr="00785F8A" w:rsidRDefault="00BD08E6" w:rsidP="00BD08E6">
      <w:pPr>
        <w:spacing w:after="0"/>
        <w:jc w:val="both"/>
      </w:pPr>
    </w:p>
    <w:p w14:paraId="2E03DBBD" w14:textId="3395F9E8" w:rsidR="008A59E8" w:rsidRPr="004E2A70" w:rsidRDefault="007C6119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r w:rsidRPr="004E2A70">
        <w:rPr>
          <w:b/>
        </w:rPr>
        <w:t xml:space="preserve">Try-catching </w:t>
      </w:r>
      <w:r w:rsidR="00B8136A" w:rsidRPr="004E2A70">
        <w:rPr>
          <w:b/>
        </w:rPr>
        <w:t xml:space="preserve">plots of </w:t>
      </w:r>
      <w:r w:rsidR="004B561B" w:rsidRPr="004E2A70">
        <w:rPr>
          <w:b/>
        </w:rPr>
        <w:t>COMSOL geometry</w:t>
      </w:r>
    </w:p>
    <w:p w14:paraId="2150A1B4" w14:textId="77777777" w:rsidR="008F0BE1" w:rsidRDefault="001D18E9" w:rsidP="00812B1D">
      <w:pPr>
        <w:spacing w:after="0"/>
        <w:jc w:val="both"/>
      </w:pPr>
      <w:r>
        <w:t xml:space="preserve">When using </w:t>
      </w:r>
      <w:proofErr w:type="spellStart"/>
      <w:r w:rsidR="005D72FE">
        <w:t>mphgeom</w:t>
      </w:r>
      <w:proofErr w:type="spellEnd"/>
      <w:r w:rsidR="005D72FE">
        <w:t xml:space="preserve">, </w:t>
      </w:r>
      <w:proofErr w:type="spellStart"/>
      <w:r w:rsidR="005D72FE">
        <w:t>mphmesh</w:t>
      </w:r>
      <w:proofErr w:type="spellEnd"/>
      <w:r w:rsidR="005D72FE">
        <w:t>, or</w:t>
      </w:r>
      <w:r w:rsidR="00F61B04">
        <w:t xml:space="preserve"> an</w:t>
      </w:r>
      <w:r w:rsidR="005D72FE">
        <w:t xml:space="preserve">other COMSOL </w:t>
      </w:r>
      <w:r w:rsidR="00961B41">
        <w:t>plotting function, it i</w:t>
      </w:r>
      <w:r w:rsidR="00971940">
        <w:t xml:space="preserve">s </w:t>
      </w:r>
      <w:r w:rsidR="00F61B04">
        <w:t>better to enclose it in a try-catch statement</w:t>
      </w:r>
      <w:r w:rsidR="008A59E8">
        <w:t xml:space="preserve"> such as:</w:t>
      </w:r>
    </w:p>
    <w:p w14:paraId="0CBC23C6" w14:textId="77777777" w:rsidR="008F0BE1" w:rsidRPr="002D0C30" w:rsidRDefault="008F0BE1" w:rsidP="00DB4C29">
      <w:pPr>
        <w:pStyle w:val="Code"/>
        <w:rPr>
          <w:sz w:val="16"/>
          <w:szCs w:val="16"/>
        </w:rPr>
      </w:pPr>
      <w:r w:rsidRPr="002D0C30">
        <w:rPr>
          <w:sz w:val="16"/>
          <w:szCs w:val="16"/>
        </w:rPr>
        <w:t xml:space="preserve">try </w:t>
      </w:r>
    </w:p>
    <w:p w14:paraId="28B51C54" w14:textId="296E540C" w:rsidR="008F0BE1" w:rsidRPr="002D0C30" w:rsidRDefault="002D0C30" w:rsidP="00DB4C29">
      <w:pPr>
        <w:pStyle w:val="Code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 w:rsidR="008F0BE1" w:rsidRPr="002D0C30">
        <w:rPr>
          <w:sz w:val="16"/>
          <w:szCs w:val="16"/>
        </w:rPr>
        <w:t>mphgeom</w:t>
      </w:r>
      <w:proofErr w:type="spellEnd"/>
      <w:r w:rsidR="008F0BE1" w:rsidRPr="002D0C30">
        <w:rPr>
          <w:sz w:val="16"/>
          <w:szCs w:val="16"/>
        </w:rPr>
        <w:t>(</w:t>
      </w:r>
      <w:proofErr w:type="spellStart"/>
      <w:r w:rsidR="008F0BE1" w:rsidRPr="002D0C30">
        <w:rPr>
          <w:sz w:val="16"/>
          <w:szCs w:val="16"/>
        </w:rPr>
        <w:t>app.loadedModel.model</w:t>
      </w:r>
      <w:proofErr w:type="spellEnd"/>
      <w:r w:rsidR="008F0BE1" w:rsidRPr="002D0C30">
        <w:rPr>
          <w:sz w:val="16"/>
          <w:szCs w:val="16"/>
        </w:rPr>
        <w:t xml:space="preserve">, </w:t>
      </w:r>
      <w:r w:rsidR="008F0BE1" w:rsidRPr="002D0C30">
        <w:rPr>
          <w:color w:val="CC00FF"/>
          <w:sz w:val="16"/>
          <w:szCs w:val="16"/>
        </w:rPr>
        <w:t>'geom1'</w:t>
      </w:r>
      <w:r w:rsidR="008F0BE1" w:rsidRPr="002D0C30">
        <w:rPr>
          <w:sz w:val="16"/>
          <w:szCs w:val="16"/>
        </w:rPr>
        <w:t xml:space="preserve">, </w:t>
      </w:r>
      <w:r w:rsidR="008F0BE1" w:rsidRPr="002D0C30">
        <w:rPr>
          <w:color w:val="CC00FF"/>
          <w:sz w:val="16"/>
          <w:szCs w:val="16"/>
        </w:rPr>
        <w:t>'</w:t>
      </w:r>
      <w:proofErr w:type="spellStart"/>
      <w:r w:rsidR="008F0BE1" w:rsidRPr="002D0C30">
        <w:rPr>
          <w:color w:val="CC00FF"/>
          <w:sz w:val="16"/>
          <w:szCs w:val="16"/>
        </w:rPr>
        <w:t>facemode</w:t>
      </w:r>
      <w:proofErr w:type="spellEnd"/>
      <w:r w:rsidR="008F0BE1" w:rsidRPr="002D0C30">
        <w:rPr>
          <w:color w:val="CC00FF"/>
          <w:sz w:val="16"/>
          <w:szCs w:val="16"/>
        </w:rPr>
        <w:t>'</w:t>
      </w:r>
      <w:r w:rsidR="008F0BE1" w:rsidRPr="002D0C30">
        <w:rPr>
          <w:sz w:val="16"/>
          <w:szCs w:val="16"/>
        </w:rPr>
        <w:t xml:space="preserve">, </w:t>
      </w:r>
      <w:r w:rsidR="008F0BE1" w:rsidRPr="002D0C30">
        <w:rPr>
          <w:color w:val="CC00FF"/>
          <w:sz w:val="16"/>
          <w:szCs w:val="16"/>
        </w:rPr>
        <w:t>'off'</w:t>
      </w:r>
      <w:r w:rsidR="008F0BE1" w:rsidRPr="002D0C30">
        <w:rPr>
          <w:sz w:val="16"/>
          <w:szCs w:val="16"/>
        </w:rPr>
        <w:t xml:space="preserve">, </w:t>
      </w:r>
      <w:r w:rsidR="008F0BE1" w:rsidRPr="002D0C30">
        <w:rPr>
          <w:color w:val="CC00FF"/>
          <w:sz w:val="16"/>
          <w:szCs w:val="16"/>
        </w:rPr>
        <w:t>'parent'</w:t>
      </w:r>
      <w:r w:rsidR="008F0BE1" w:rsidRPr="002D0C30">
        <w:rPr>
          <w:sz w:val="16"/>
          <w:szCs w:val="16"/>
        </w:rPr>
        <w:t>,</w:t>
      </w:r>
      <w:r w:rsidRPr="002D0C30">
        <w:rPr>
          <w:sz w:val="16"/>
          <w:szCs w:val="16"/>
        </w:rPr>
        <w:t xml:space="preserve"> </w:t>
      </w:r>
      <w:proofErr w:type="spellStart"/>
      <w:r w:rsidRPr="002D0C30">
        <w:rPr>
          <w:sz w:val="16"/>
          <w:szCs w:val="16"/>
        </w:rPr>
        <w:t>a</w:t>
      </w:r>
      <w:r w:rsidR="008F0BE1" w:rsidRPr="002D0C30">
        <w:rPr>
          <w:sz w:val="16"/>
          <w:szCs w:val="16"/>
        </w:rPr>
        <w:t>pp.UIAxes_MicroSystem</w:t>
      </w:r>
      <w:proofErr w:type="spellEnd"/>
      <w:r w:rsidR="008F0BE1" w:rsidRPr="002D0C30">
        <w:rPr>
          <w:sz w:val="16"/>
          <w:szCs w:val="16"/>
        </w:rPr>
        <w:t>);</w:t>
      </w:r>
    </w:p>
    <w:p w14:paraId="470C7B3C" w14:textId="6D1CECB7" w:rsidR="008F0BE1" w:rsidRPr="002D0C30" w:rsidRDefault="008F0BE1" w:rsidP="00DB4C29">
      <w:pPr>
        <w:pStyle w:val="Code"/>
        <w:rPr>
          <w:sz w:val="16"/>
          <w:szCs w:val="16"/>
        </w:rPr>
      </w:pPr>
      <w:r w:rsidRPr="002D0C30">
        <w:rPr>
          <w:sz w:val="16"/>
          <w:szCs w:val="16"/>
        </w:rPr>
        <w:t>catch</w:t>
      </w:r>
    </w:p>
    <w:p w14:paraId="64C8A54F" w14:textId="7148D517" w:rsidR="002D0C30" w:rsidRPr="002D0C30" w:rsidRDefault="002D0C30" w:rsidP="00DB4C29">
      <w:pPr>
        <w:pStyle w:val="Code"/>
        <w:rPr>
          <w:sz w:val="16"/>
          <w:szCs w:val="16"/>
        </w:rPr>
      </w:pPr>
      <w:r w:rsidRPr="002D0C30">
        <w:rPr>
          <w:sz w:val="16"/>
          <w:szCs w:val="16"/>
        </w:rPr>
        <w:t xml:space="preserve">    </w:t>
      </w:r>
      <w:r w:rsidR="008F0BE1" w:rsidRPr="002D0C30">
        <w:rPr>
          <w:sz w:val="16"/>
          <w:szCs w:val="16"/>
        </w:rPr>
        <w:t>warning(</w:t>
      </w:r>
      <w:r w:rsidR="008F0BE1" w:rsidRPr="002D0C30">
        <w:rPr>
          <w:color w:val="CC00FF"/>
          <w:sz w:val="16"/>
          <w:szCs w:val="16"/>
        </w:rPr>
        <w:t>'COMSOL function "</w:t>
      </w:r>
      <w:proofErr w:type="spellStart"/>
      <w:r w:rsidR="008F0BE1" w:rsidRPr="002D0C30">
        <w:rPr>
          <w:color w:val="CC00FF"/>
          <w:sz w:val="16"/>
          <w:szCs w:val="16"/>
        </w:rPr>
        <w:t>mphgeom</w:t>
      </w:r>
      <w:proofErr w:type="spellEnd"/>
      <w:r w:rsidR="008F0BE1" w:rsidRPr="002D0C30">
        <w:rPr>
          <w:color w:val="CC00FF"/>
          <w:sz w:val="16"/>
          <w:szCs w:val="16"/>
        </w:rPr>
        <w:t>" does not quite handle UI axes.'</w:t>
      </w:r>
      <w:r w:rsidR="008F0BE1" w:rsidRPr="002D0C30">
        <w:rPr>
          <w:sz w:val="16"/>
          <w:szCs w:val="16"/>
        </w:rPr>
        <w:t>);</w:t>
      </w:r>
    </w:p>
    <w:p w14:paraId="6F3E3DE0" w14:textId="77777777" w:rsidR="002D0C30" w:rsidRDefault="008F0BE1" w:rsidP="00DB4C29">
      <w:pPr>
        <w:pStyle w:val="Code"/>
        <w:rPr>
          <w:sz w:val="16"/>
          <w:szCs w:val="16"/>
        </w:rPr>
      </w:pPr>
      <w:r w:rsidRPr="002D0C30">
        <w:rPr>
          <w:sz w:val="16"/>
          <w:szCs w:val="16"/>
        </w:rPr>
        <w:t>en</w:t>
      </w:r>
      <w:r w:rsidR="002D0C30">
        <w:rPr>
          <w:sz w:val="16"/>
          <w:szCs w:val="16"/>
        </w:rPr>
        <w:t>d</w:t>
      </w:r>
    </w:p>
    <w:p w14:paraId="5F0FA36D" w14:textId="735A4E38" w:rsidR="00785F8A" w:rsidRDefault="00BF1E44" w:rsidP="00BD08E6">
      <w:pPr>
        <w:spacing w:after="0"/>
        <w:jc w:val="both"/>
      </w:pPr>
      <w:r>
        <w:t xml:space="preserve">This reduces the </w:t>
      </w:r>
      <w:r w:rsidR="00350AE1">
        <w:t xml:space="preserve">error printed in the </w:t>
      </w:r>
      <w:proofErr w:type="spellStart"/>
      <w:r w:rsidR="00350AE1">
        <w:t>Matlab</w:t>
      </w:r>
      <w:proofErr w:type="spellEnd"/>
      <w:r w:rsidR="00350AE1">
        <w:t xml:space="preserve"> console down to a single understandable </w:t>
      </w:r>
      <w:r w:rsidR="0090066A">
        <w:t>warning</w:t>
      </w:r>
      <w:r w:rsidR="008B3ABF">
        <w:t xml:space="preserve"> message</w:t>
      </w:r>
      <w:r w:rsidR="0090066A">
        <w:t>.</w:t>
      </w:r>
    </w:p>
    <w:p w14:paraId="5256F774" w14:textId="77777777" w:rsidR="00BD08E6" w:rsidRDefault="00BD08E6" w:rsidP="00BD08E6">
      <w:pPr>
        <w:spacing w:after="0"/>
        <w:jc w:val="both"/>
      </w:pPr>
    </w:p>
    <w:p w14:paraId="49799179" w14:textId="5D3305CF" w:rsidR="00FA32F5" w:rsidRPr="004E2A70" w:rsidRDefault="00E8087F" w:rsidP="002F5129">
      <w:pPr>
        <w:pStyle w:val="Paragraphedeliste"/>
        <w:numPr>
          <w:ilvl w:val="0"/>
          <w:numId w:val="7"/>
        </w:numPr>
        <w:spacing w:after="0"/>
        <w:jc w:val="both"/>
        <w:rPr>
          <w:b/>
        </w:rPr>
      </w:pPr>
      <w:proofErr w:type="spellStart"/>
      <w:r w:rsidRPr="004E2A70">
        <w:rPr>
          <w:b/>
        </w:rPr>
        <w:t>Autoclose</w:t>
      </w:r>
      <w:proofErr w:type="spellEnd"/>
      <w:r w:rsidRPr="004E2A70">
        <w:rPr>
          <w:b/>
        </w:rPr>
        <w:t xml:space="preserve"> </w:t>
      </w:r>
      <w:proofErr w:type="spellStart"/>
      <w:r w:rsidRPr="004E2A70">
        <w:rPr>
          <w:b/>
        </w:rPr>
        <w:t>Ngspice</w:t>
      </w:r>
      <w:proofErr w:type="spellEnd"/>
    </w:p>
    <w:p w14:paraId="5E4970CB" w14:textId="1FE3DFBE" w:rsidR="0043524A" w:rsidRDefault="0043524A" w:rsidP="0043524A">
      <w:pPr>
        <w:spacing w:after="0"/>
        <w:jc w:val="both"/>
      </w:pPr>
      <w:r>
        <w:t>Using</w:t>
      </w:r>
    </w:p>
    <w:p w14:paraId="652104B8" w14:textId="4278FE34" w:rsidR="0043524A" w:rsidRDefault="0043524A" w:rsidP="0043524A">
      <w:pPr>
        <w:pStyle w:val="Code"/>
      </w:pPr>
      <w:proofErr w:type="spellStart"/>
      <w:r>
        <w:t>fprintf</w:t>
      </w:r>
      <w:proofErr w:type="spellEnd"/>
      <w:r>
        <w:t>(fid, '.control\</w:t>
      </w:r>
      <w:proofErr w:type="spellStart"/>
      <w:r>
        <w:t>nquit</w:t>
      </w:r>
      <w:proofErr w:type="spellEnd"/>
      <w:r>
        <w:t xml:space="preserve"> 13\n\</w:t>
      </w:r>
      <w:proofErr w:type="spellStart"/>
      <w:r>
        <w:t>n.endc</w:t>
      </w:r>
      <w:proofErr w:type="spellEnd"/>
      <w:r>
        <w:t>\</w:t>
      </w:r>
      <w:proofErr w:type="spellStart"/>
      <w:r>
        <w:t>n.end</w:t>
      </w:r>
      <w:proofErr w:type="spellEnd"/>
      <w:r>
        <w:t>\n');</w:t>
      </w:r>
    </w:p>
    <w:p w14:paraId="126B2FF8" w14:textId="72D4E280" w:rsidR="00C62D02" w:rsidRDefault="0043524A" w:rsidP="00837A12">
      <w:pPr>
        <w:sectPr w:rsidR="00C62D02" w:rsidSect="00C62D02">
          <w:headerReference w:type="default" r:id="rId16"/>
          <w:footerReference w:type="default" r:id="rId17"/>
          <w:type w:val="continuous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t xml:space="preserve">before the </w:t>
      </w:r>
      <w:r w:rsidRPr="00FB6461">
        <w:rPr>
          <w:rStyle w:val="CodeCar"/>
        </w:rPr>
        <w:t>'.END'</w:t>
      </w:r>
      <w:r>
        <w:t xml:space="preserve"> sequence of a file run by NGSPICE makes </w:t>
      </w:r>
      <w:r w:rsidR="00FB6461">
        <w:t>it automatically close after it has finished running.</w:t>
      </w:r>
    </w:p>
    <w:p w14:paraId="0AF5045F" w14:textId="77777777" w:rsidR="007671D0" w:rsidRDefault="007671D0">
      <w:r>
        <w:br w:type="page"/>
      </w:r>
    </w:p>
    <w:p w14:paraId="0BB48987" w14:textId="6A77A4AA" w:rsidR="00941FA1" w:rsidRPr="00F71A7C" w:rsidRDefault="00880876" w:rsidP="00941FA1">
      <w:pPr>
        <w:pStyle w:val="Titre1pauvre"/>
        <w:spacing w:before="0"/>
        <w:jc w:val="left"/>
      </w:pPr>
      <w:bookmarkStart w:id="275" w:name="_Toc70586201"/>
      <w:bookmarkStart w:id="276" w:name="_Toc70596287"/>
      <w:r w:rsidRPr="00F71A7C">
        <w:lastRenderedPageBreak/>
        <w:t>Index</w:t>
      </w:r>
      <w:r w:rsidR="009D150A" w:rsidRPr="00F71A7C">
        <w:t xml:space="preserve"> – Functions</w:t>
      </w:r>
      <w:bookmarkEnd w:id="275"/>
      <w:bookmarkEnd w:id="276"/>
      <w:r w:rsidR="00941FA1" w:rsidRPr="00F71A7C">
        <w:br/>
      </w:r>
    </w:p>
    <w:p w14:paraId="0846C47E" w14:textId="48772A56" w:rsidR="00892EB0" w:rsidRPr="00F71A7C" w:rsidRDefault="00892EB0" w:rsidP="00941FA1">
      <w:pPr>
        <w:pStyle w:val="Spacedtitle"/>
        <w:pBdr>
          <w:bottom w:val="single" w:sz="6" w:space="1" w:color="auto"/>
        </w:pBdr>
      </w:pPr>
      <w:r w:rsidRPr="00F71A7C">
        <w:t>CALLBACK</w:t>
      </w:r>
    </w:p>
    <w:p w14:paraId="7A25D9AF" w14:textId="77777777" w:rsidR="00941FA1" w:rsidRPr="00F71A7C" w:rsidRDefault="00941FA1" w:rsidP="00941FA1">
      <w:pPr>
        <w:pStyle w:val="Spacedtitle"/>
      </w:pPr>
    </w:p>
    <w:p w14:paraId="4735612C" w14:textId="77777777" w:rsidR="007424F6" w:rsidRPr="00F71A7C" w:rsidRDefault="006E2C9B" w:rsidP="002A310C">
      <w:pPr>
        <w:pStyle w:val="Code"/>
        <w:spacing w:after="120"/>
      </w:pPr>
      <w:hyperlink w:anchor="AboutButtonPushed" w:history="1">
        <w:proofErr w:type="spellStart"/>
        <w:r w:rsidR="007424F6" w:rsidRPr="00F71A7C">
          <w:rPr>
            <w:rStyle w:val="Lienhypertexte"/>
          </w:rPr>
          <w:t>AboutButtonPushed</w:t>
        </w:r>
        <w:proofErr w:type="spellEnd"/>
      </w:hyperlink>
    </w:p>
    <w:p w14:paraId="65DDBD35" w14:textId="77777777" w:rsidR="007424F6" w:rsidRPr="00F71A7C" w:rsidRDefault="006E2C9B" w:rsidP="002A310C">
      <w:pPr>
        <w:pStyle w:val="Code"/>
        <w:spacing w:after="120"/>
      </w:pPr>
      <w:hyperlink w:anchor="BrowseButtonPushed" w:history="1">
        <w:proofErr w:type="spellStart"/>
        <w:r w:rsidR="007424F6" w:rsidRPr="00F71A7C">
          <w:rPr>
            <w:rStyle w:val="Lienhypertexte"/>
          </w:rPr>
          <w:t>BrowseButtonPushed</w:t>
        </w:r>
        <w:proofErr w:type="spellEnd"/>
      </w:hyperlink>
    </w:p>
    <w:p w14:paraId="06B08D7F" w14:textId="77777777" w:rsidR="007424F6" w:rsidRPr="00F71A7C" w:rsidRDefault="006E2C9B" w:rsidP="002A310C">
      <w:pPr>
        <w:pStyle w:val="Code"/>
        <w:spacing w:after="120"/>
      </w:pPr>
      <w:hyperlink w:anchor="ClearButton_BiocellsPushed" w:history="1">
        <w:proofErr w:type="spellStart"/>
        <w:r w:rsidR="007424F6" w:rsidRPr="00F71A7C">
          <w:rPr>
            <w:rStyle w:val="Lienhypertexte"/>
          </w:rPr>
          <w:t>ClearButton_BiocellsPushed</w:t>
        </w:r>
        <w:proofErr w:type="spellEnd"/>
      </w:hyperlink>
    </w:p>
    <w:p w14:paraId="3E31028D" w14:textId="77777777" w:rsidR="007424F6" w:rsidRPr="00F71A7C" w:rsidRDefault="006E2C9B" w:rsidP="002A310C">
      <w:pPr>
        <w:pStyle w:val="Code"/>
        <w:spacing w:after="120"/>
      </w:pPr>
      <w:hyperlink w:anchor="ClearButton_MicroSystemPushed" w:history="1">
        <w:proofErr w:type="spellStart"/>
        <w:r w:rsidR="007424F6" w:rsidRPr="00F71A7C">
          <w:rPr>
            <w:rStyle w:val="Lienhypertexte"/>
          </w:rPr>
          <w:t>ClearButton_MicroSystemPushed</w:t>
        </w:r>
        <w:proofErr w:type="spellEnd"/>
      </w:hyperlink>
    </w:p>
    <w:p w14:paraId="793BA4A6" w14:textId="77777777" w:rsidR="007424F6" w:rsidRPr="00F71A7C" w:rsidRDefault="006E2C9B" w:rsidP="002A310C">
      <w:pPr>
        <w:pStyle w:val="Code"/>
        <w:spacing w:after="120"/>
      </w:pPr>
      <w:hyperlink w:anchor="LoadIMSFolderButtonPushed" w:history="1">
        <w:proofErr w:type="spellStart"/>
        <w:r w:rsidR="007424F6" w:rsidRPr="00F71A7C">
          <w:rPr>
            <w:rStyle w:val="Lienhypertexte"/>
          </w:rPr>
          <w:t>LoadIMSFolderButtonPushed</w:t>
        </w:r>
        <w:proofErr w:type="spellEnd"/>
      </w:hyperlink>
    </w:p>
    <w:p w14:paraId="002874D0" w14:textId="77777777" w:rsidR="007424F6" w:rsidRPr="00F71A7C" w:rsidRDefault="006E2C9B" w:rsidP="002A310C">
      <w:pPr>
        <w:pStyle w:val="Code"/>
        <w:spacing w:after="120"/>
      </w:pPr>
      <w:hyperlink w:anchor="LoadMatlabFileButton_MenuPushed" w:history="1">
        <w:proofErr w:type="spellStart"/>
        <w:r w:rsidR="007424F6" w:rsidRPr="00F71A7C">
          <w:rPr>
            <w:rStyle w:val="Lienhypertexte"/>
          </w:rPr>
          <w:t>LoadMatlabFileButton_MenuPushed</w:t>
        </w:r>
        <w:proofErr w:type="spellEnd"/>
      </w:hyperlink>
    </w:p>
    <w:p w14:paraId="2B15F075" w14:textId="77777777" w:rsidR="007424F6" w:rsidRPr="00F71A7C" w:rsidRDefault="006E2C9B" w:rsidP="002A310C">
      <w:pPr>
        <w:pStyle w:val="Code"/>
        <w:spacing w:after="120"/>
      </w:pPr>
      <w:hyperlink w:anchor="LoadMatlabFileButton_ParametersPushed" w:history="1">
        <w:proofErr w:type="spellStart"/>
        <w:r w:rsidR="007424F6" w:rsidRPr="00F71A7C">
          <w:rPr>
            <w:rStyle w:val="Lienhypertexte"/>
          </w:rPr>
          <w:t>LoadMatlabFileButton_ParametersPushed</w:t>
        </w:r>
        <w:proofErr w:type="spellEnd"/>
      </w:hyperlink>
    </w:p>
    <w:p w14:paraId="03B68862" w14:textId="77777777" w:rsidR="007424F6" w:rsidRPr="00F71A7C" w:rsidRDefault="006E2C9B" w:rsidP="002A310C">
      <w:pPr>
        <w:pStyle w:val="Code"/>
        <w:spacing w:after="120"/>
      </w:pPr>
      <w:hyperlink w:anchor="LoadMPHButtonPushed" w:history="1">
        <w:proofErr w:type="spellStart"/>
        <w:r w:rsidR="007424F6" w:rsidRPr="00F71A7C">
          <w:rPr>
            <w:rStyle w:val="Lienhypertexte"/>
          </w:rPr>
          <w:t>LoadMPHButtonPushed</w:t>
        </w:r>
        <w:proofErr w:type="spellEnd"/>
      </w:hyperlink>
    </w:p>
    <w:p w14:paraId="0C9ACB3B" w14:textId="77777777" w:rsidR="007424F6" w:rsidRPr="00F71A7C" w:rsidRDefault="006E2C9B" w:rsidP="002A310C">
      <w:pPr>
        <w:pStyle w:val="Code"/>
        <w:spacing w:after="120"/>
      </w:pPr>
      <w:hyperlink w:anchor="MeshdensitySliderValueChanged" w:history="1">
        <w:proofErr w:type="spellStart"/>
        <w:r w:rsidR="007424F6" w:rsidRPr="00F71A7C">
          <w:rPr>
            <w:rStyle w:val="Lienhypertexte"/>
          </w:rPr>
          <w:t>MeshdensitySliderValueChanged</w:t>
        </w:r>
        <w:proofErr w:type="spellEnd"/>
      </w:hyperlink>
    </w:p>
    <w:p w14:paraId="29734FAE" w14:textId="77777777" w:rsidR="007424F6" w:rsidRPr="00F71A7C" w:rsidRDefault="006E2C9B" w:rsidP="002A310C">
      <w:pPr>
        <w:pStyle w:val="Code"/>
        <w:spacing w:after="120"/>
      </w:pPr>
      <w:hyperlink w:anchor="OpeninexternalfigureMenuSelected" w:history="1">
        <w:proofErr w:type="spellStart"/>
        <w:r w:rsidR="007424F6" w:rsidRPr="00F71A7C">
          <w:rPr>
            <w:rStyle w:val="Lienhypertexte"/>
          </w:rPr>
          <w:t>OpeninexternalfigureMenuSelected</w:t>
        </w:r>
        <w:proofErr w:type="spellEnd"/>
      </w:hyperlink>
    </w:p>
    <w:p w14:paraId="47C4975C" w14:textId="77777777" w:rsidR="007424F6" w:rsidRPr="00F71A7C" w:rsidRDefault="006E2C9B" w:rsidP="002A310C">
      <w:pPr>
        <w:pStyle w:val="Code"/>
        <w:spacing w:after="120"/>
      </w:pPr>
      <w:hyperlink w:anchor="PreviewallButton" w:history="1">
        <w:proofErr w:type="spellStart"/>
        <w:r w:rsidR="007424F6" w:rsidRPr="00F71A7C">
          <w:rPr>
            <w:rStyle w:val="Lienhypertexte"/>
          </w:rPr>
          <w:t>PreviewallButton</w:t>
        </w:r>
        <w:proofErr w:type="spellEnd"/>
      </w:hyperlink>
    </w:p>
    <w:p w14:paraId="5BEF7365" w14:textId="77777777" w:rsidR="007424F6" w:rsidRPr="00F71A7C" w:rsidRDefault="006E2C9B" w:rsidP="002A310C">
      <w:pPr>
        <w:pStyle w:val="Code"/>
        <w:spacing w:after="120"/>
      </w:pPr>
      <w:hyperlink w:anchor="RunButtonPushed" w:history="1">
        <w:proofErr w:type="spellStart"/>
        <w:r w:rsidR="007424F6" w:rsidRPr="00F71A7C">
          <w:rPr>
            <w:rStyle w:val="Lienhypertexte"/>
          </w:rPr>
          <w:t>RunButtonPushed</w:t>
        </w:r>
        <w:proofErr w:type="spellEnd"/>
      </w:hyperlink>
    </w:p>
    <w:p w14:paraId="0C2AD4C4" w14:textId="77777777" w:rsidR="007424F6" w:rsidRPr="00F71A7C" w:rsidRDefault="006E2C9B" w:rsidP="002A310C">
      <w:pPr>
        <w:pStyle w:val="Code"/>
        <w:spacing w:after="120"/>
      </w:pPr>
      <w:hyperlink w:anchor="SaveAllFiguresButtonPushed" w:history="1">
        <w:proofErr w:type="spellStart"/>
        <w:r w:rsidR="007424F6" w:rsidRPr="00F71A7C">
          <w:rPr>
            <w:rStyle w:val="Lienhypertexte"/>
          </w:rPr>
          <w:t>SaveAllFiguresButtonPushed</w:t>
        </w:r>
        <w:proofErr w:type="spellEnd"/>
      </w:hyperlink>
    </w:p>
    <w:p w14:paraId="62312C55" w14:textId="77777777" w:rsidR="007424F6" w:rsidRPr="00F71A7C" w:rsidRDefault="006E2C9B" w:rsidP="002A310C">
      <w:pPr>
        <w:pStyle w:val="Code"/>
        <w:spacing w:after="120"/>
      </w:pPr>
      <w:hyperlink w:anchor="SaveButtonPushed" w:history="1">
        <w:proofErr w:type="spellStart"/>
        <w:r w:rsidR="007424F6" w:rsidRPr="00F71A7C">
          <w:rPr>
            <w:rStyle w:val="Lienhypertexte"/>
          </w:rPr>
          <w:t>SaveButtonPushed</w:t>
        </w:r>
        <w:proofErr w:type="spellEnd"/>
      </w:hyperlink>
    </w:p>
    <w:p w14:paraId="137E9D83" w14:textId="77777777" w:rsidR="007424F6" w:rsidRPr="00F71A7C" w:rsidRDefault="006E2C9B" w:rsidP="002A310C">
      <w:pPr>
        <w:pStyle w:val="Code"/>
        <w:spacing w:after="120"/>
      </w:pPr>
      <w:hyperlink w:anchor="startupFcn" w:history="1">
        <w:proofErr w:type="spellStart"/>
        <w:r w:rsidR="007424F6" w:rsidRPr="00F71A7C">
          <w:rPr>
            <w:rStyle w:val="Lienhypertexte"/>
          </w:rPr>
          <w:t>startupFcn</w:t>
        </w:r>
        <w:proofErr w:type="spellEnd"/>
      </w:hyperlink>
    </w:p>
    <w:p w14:paraId="7B6D5BE4" w14:textId="77777777" w:rsidR="007424F6" w:rsidRPr="00F71A7C" w:rsidRDefault="006E2C9B" w:rsidP="002A310C">
      <w:pPr>
        <w:pStyle w:val="Code"/>
        <w:spacing w:after="120"/>
      </w:pPr>
      <w:hyperlink w:anchor="UIAxesButtonDown" w:history="1">
        <w:proofErr w:type="spellStart"/>
        <w:r w:rsidR="007424F6" w:rsidRPr="00F71A7C">
          <w:rPr>
            <w:rStyle w:val="Lienhypertexte"/>
          </w:rPr>
          <w:t>UIAxesButtonDown</w:t>
        </w:r>
        <w:proofErr w:type="spellEnd"/>
      </w:hyperlink>
    </w:p>
    <w:p w14:paraId="2D6B2799" w14:textId="77777777" w:rsidR="007424F6" w:rsidRPr="00F71A7C" w:rsidRDefault="006E2C9B" w:rsidP="002A310C">
      <w:pPr>
        <w:pStyle w:val="Code"/>
        <w:spacing w:after="120"/>
      </w:pPr>
      <w:hyperlink w:anchor="UIFigureCloseRequest" w:history="1">
        <w:proofErr w:type="spellStart"/>
        <w:r w:rsidR="007424F6" w:rsidRPr="00F71A7C">
          <w:rPr>
            <w:rStyle w:val="Lienhypertexte"/>
          </w:rPr>
          <w:t>UIFigureCloseRequest</w:t>
        </w:r>
        <w:proofErr w:type="spellEnd"/>
      </w:hyperlink>
    </w:p>
    <w:p w14:paraId="4DC7585E" w14:textId="77777777" w:rsidR="00941FA1" w:rsidRPr="00F71A7C" w:rsidRDefault="00941FA1" w:rsidP="002A310C">
      <w:pPr>
        <w:pStyle w:val="Code"/>
        <w:spacing w:after="120"/>
      </w:pPr>
    </w:p>
    <w:p w14:paraId="31F329ED" w14:textId="77777777" w:rsidR="00856BE8" w:rsidRPr="00F71A7C" w:rsidRDefault="00856BE8" w:rsidP="00892EB0">
      <w:pPr>
        <w:spacing w:after="0"/>
        <w:jc w:val="both"/>
        <w:rPr>
          <w:lang w:val="en-GB"/>
        </w:rPr>
      </w:pPr>
    </w:p>
    <w:p w14:paraId="1182A7BE" w14:textId="77777777" w:rsidR="00C044C4" w:rsidRPr="00F71A7C" w:rsidRDefault="00C044C4" w:rsidP="00892EB0">
      <w:pPr>
        <w:spacing w:after="0"/>
        <w:jc w:val="both"/>
        <w:rPr>
          <w:lang w:val="en-GB"/>
        </w:rPr>
      </w:pPr>
    </w:p>
    <w:p w14:paraId="5D0F0AE5" w14:textId="77777777" w:rsidR="00941FA1" w:rsidRPr="00F71A7C" w:rsidRDefault="00941FA1" w:rsidP="00996139">
      <w:pPr>
        <w:pStyle w:val="Spacedtitle"/>
        <w:pBdr>
          <w:bottom w:val="single" w:sz="6" w:space="1" w:color="auto"/>
        </w:pBdr>
        <w:spacing w:after="240"/>
      </w:pPr>
    </w:p>
    <w:p w14:paraId="1D75B590" w14:textId="77777777" w:rsidR="00941FA1" w:rsidRPr="00F71A7C" w:rsidRDefault="00941FA1" w:rsidP="00941FA1">
      <w:pPr>
        <w:pStyle w:val="Spacedtitle"/>
        <w:pBdr>
          <w:bottom w:val="single" w:sz="6" w:space="1" w:color="auto"/>
        </w:pBdr>
        <w:rPr>
          <w:sz w:val="28"/>
          <w:szCs w:val="32"/>
        </w:rPr>
      </w:pPr>
    </w:p>
    <w:p w14:paraId="0F9DE9D6" w14:textId="67025015" w:rsidR="00892EB0" w:rsidRPr="00F71A7C" w:rsidRDefault="00892EB0" w:rsidP="00996139">
      <w:pPr>
        <w:pStyle w:val="Spacedtitle"/>
        <w:pBdr>
          <w:bottom w:val="single" w:sz="6" w:space="1" w:color="auto"/>
        </w:pBdr>
        <w:spacing w:after="240"/>
      </w:pPr>
      <w:r w:rsidRPr="00F71A7C">
        <w:t>FUNCTIONS</w:t>
      </w:r>
    </w:p>
    <w:p w14:paraId="4E239982" w14:textId="77777777" w:rsidR="007424F6" w:rsidRPr="00F71A7C" w:rsidRDefault="006E2C9B" w:rsidP="000D408C">
      <w:pPr>
        <w:pStyle w:val="Code"/>
        <w:spacing w:after="120"/>
      </w:pPr>
      <w:hyperlink w:anchor="appendChildrenToArray" w:history="1">
        <w:proofErr w:type="spellStart"/>
        <w:r w:rsidR="007424F6" w:rsidRPr="00F71A7C">
          <w:rPr>
            <w:rStyle w:val="Lienhypertexte"/>
          </w:rPr>
          <w:t>appendChildrenToArray</w:t>
        </w:r>
        <w:proofErr w:type="spellEnd"/>
      </w:hyperlink>
    </w:p>
    <w:p w14:paraId="46C4EF9C" w14:textId="77777777" w:rsidR="007424F6" w:rsidRPr="00F71A7C" w:rsidRDefault="006E2C9B" w:rsidP="000D408C">
      <w:pPr>
        <w:pStyle w:val="Code"/>
        <w:spacing w:after="120"/>
      </w:pPr>
      <w:hyperlink w:anchor="assignAndRun" w:history="1">
        <w:proofErr w:type="spellStart"/>
        <w:r w:rsidR="007424F6" w:rsidRPr="00F71A7C">
          <w:rPr>
            <w:rStyle w:val="Lienhypertexte"/>
          </w:rPr>
          <w:t>assig</w:t>
        </w:r>
        <w:bookmarkStart w:id="277" w:name="_Hlt70412739"/>
        <w:bookmarkStart w:id="278" w:name="_Hlt70412740"/>
        <w:r w:rsidR="007424F6" w:rsidRPr="00F71A7C">
          <w:rPr>
            <w:rStyle w:val="Lienhypertexte"/>
          </w:rPr>
          <w:t>n</w:t>
        </w:r>
        <w:bookmarkEnd w:id="277"/>
        <w:bookmarkEnd w:id="278"/>
        <w:r w:rsidR="007424F6" w:rsidRPr="00F71A7C">
          <w:rPr>
            <w:rStyle w:val="Lienhypertexte"/>
          </w:rPr>
          <w:t>AndRun</w:t>
        </w:r>
        <w:proofErr w:type="spellEnd"/>
      </w:hyperlink>
    </w:p>
    <w:p w14:paraId="0C291648" w14:textId="77777777" w:rsidR="007424F6" w:rsidRPr="00F71A7C" w:rsidRDefault="006E2C9B" w:rsidP="000D408C">
      <w:pPr>
        <w:pStyle w:val="Code"/>
        <w:spacing w:after="120"/>
      </w:pPr>
      <w:hyperlink w:anchor="checkFrequencyRange" w:history="1">
        <w:proofErr w:type="spellStart"/>
        <w:r w:rsidR="007424F6" w:rsidRPr="00F71A7C">
          <w:rPr>
            <w:rStyle w:val="Lienhypertexte"/>
          </w:rPr>
          <w:t>checkFrequencyRange</w:t>
        </w:r>
        <w:proofErr w:type="spellEnd"/>
      </w:hyperlink>
    </w:p>
    <w:p w14:paraId="1F487D22" w14:textId="77777777" w:rsidR="007424F6" w:rsidRPr="00F71A7C" w:rsidRDefault="006E2C9B" w:rsidP="000D408C">
      <w:pPr>
        <w:pStyle w:val="Code"/>
        <w:spacing w:after="120"/>
      </w:pPr>
      <w:hyperlink w:anchor="checkIMSFiles" w:history="1">
        <w:proofErr w:type="spellStart"/>
        <w:r w:rsidR="007424F6" w:rsidRPr="00F71A7C">
          <w:rPr>
            <w:rStyle w:val="Lienhypertexte"/>
          </w:rPr>
          <w:t>checkIMSFiles</w:t>
        </w:r>
        <w:proofErr w:type="spellEnd"/>
      </w:hyperlink>
    </w:p>
    <w:p w14:paraId="3AF544F0" w14:textId="77777777" w:rsidR="007424F6" w:rsidRPr="00F71A7C" w:rsidRDefault="006E2C9B" w:rsidP="000D408C">
      <w:pPr>
        <w:pStyle w:val="Code"/>
        <w:spacing w:after="120"/>
      </w:pPr>
      <w:hyperlink w:anchor="checkMandatoryFields" w:history="1">
        <w:proofErr w:type="spellStart"/>
        <w:r w:rsidR="007424F6" w:rsidRPr="00F71A7C">
          <w:rPr>
            <w:rStyle w:val="Lienhypertexte"/>
          </w:rPr>
          <w:t>checkMandatoryFields</w:t>
        </w:r>
        <w:proofErr w:type="spellEnd"/>
      </w:hyperlink>
    </w:p>
    <w:p w14:paraId="6E627EE1" w14:textId="77777777" w:rsidR="007424F6" w:rsidRPr="00F71A7C" w:rsidRDefault="006E2C9B" w:rsidP="000D408C">
      <w:pPr>
        <w:pStyle w:val="Code"/>
        <w:spacing w:after="120"/>
      </w:pPr>
      <w:hyperlink w:anchor="checkModelCells" w:history="1">
        <w:proofErr w:type="spellStart"/>
        <w:r w:rsidR="007424F6" w:rsidRPr="00F71A7C">
          <w:rPr>
            <w:rStyle w:val="Lienhypertexte"/>
          </w:rPr>
          <w:t>checkModelCells</w:t>
        </w:r>
        <w:proofErr w:type="spellEnd"/>
      </w:hyperlink>
    </w:p>
    <w:p w14:paraId="53AA79D2" w14:textId="77777777" w:rsidR="007424F6" w:rsidRPr="00F71A7C" w:rsidRDefault="006E2C9B" w:rsidP="000D408C">
      <w:pPr>
        <w:pStyle w:val="Code"/>
        <w:spacing w:after="120"/>
      </w:pPr>
      <w:hyperlink w:anchor="countElements" w:history="1">
        <w:proofErr w:type="spellStart"/>
        <w:r w:rsidR="007424F6" w:rsidRPr="00F71A7C">
          <w:rPr>
            <w:rStyle w:val="Lienhypertexte"/>
          </w:rPr>
          <w:t>countElements</w:t>
        </w:r>
        <w:proofErr w:type="spellEnd"/>
      </w:hyperlink>
    </w:p>
    <w:p w14:paraId="4E103F56" w14:textId="77777777" w:rsidR="007424F6" w:rsidRPr="00F71A7C" w:rsidRDefault="006E2C9B" w:rsidP="000D408C">
      <w:pPr>
        <w:pStyle w:val="Code"/>
        <w:spacing w:after="120"/>
      </w:pPr>
      <w:hyperlink w:anchor="dispFileInfo" w:history="1">
        <w:proofErr w:type="spellStart"/>
        <w:r w:rsidR="007424F6" w:rsidRPr="00F71A7C">
          <w:rPr>
            <w:rStyle w:val="Lienhypertexte"/>
          </w:rPr>
          <w:t>dispFileInfo</w:t>
        </w:r>
        <w:proofErr w:type="spellEnd"/>
      </w:hyperlink>
    </w:p>
    <w:p w14:paraId="605A9C1C" w14:textId="77777777" w:rsidR="007424F6" w:rsidRPr="00F71A7C" w:rsidRDefault="006E2C9B" w:rsidP="000D408C">
      <w:pPr>
        <w:pStyle w:val="Code"/>
        <w:spacing w:after="120"/>
      </w:pPr>
      <w:hyperlink w:anchor="getChildren" w:history="1">
        <w:proofErr w:type="spellStart"/>
        <w:r w:rsidR="007424F6" w:rsidRPr="00F71A7C">
          <w:rPr>
            <w:rStyle w:val="Lienhypertexte"/>
          </w:rPr>
          <w:t>getChildren</w:t>
        </w:r>
        <w:proofErr w:type="spellEnd"/>
      </w:hyperlink>
    </w:p>
    <w:p w14:paraId="0F23BE29" w14:textId="77777777" w:rsidR="007424F6" w:rsidRPr="00F71A7C" w:rsidRDefault="006E2C9B" w:rsidP="000D408C">
      <w:pPr>
        <w:pStyle w:val="Code"/>
        <w:spacing w:after="120"/>
      </w:pPr>
      <w:hyperlink w:anchor="IMSCellPreview" w:history="1">
        <w:proofErr w:type="spellStart"/>
        <w:r w:rsidR="007424F6" w:rsidRPr="00F71A7C">
          <w:rPr>
            <w:rStyle w:val="Lienhypertexte"/>
          </w:rPr>
          <w:t>IMSCellPreview</w:t>
        </w:r>
        <w:proofErr w:type="spellEnd"/>
      </w:hyperlink>
    </w:p>
    <w:p w14:paraId="6942D228" w14:textId="77777777" w:rsidR="007424F6" w:rsidRPr="00F71A7C" w:rsidRDefault="006E2C9B" w:rsidP="000D408C">
      <w:pPr>
        <w:pStyle w:val="Code"/>
        <w:spacing w:after="120"/>
      </w:pPr>
      <w:hyperlink w:anchor="initCells" w:history="1">
        <w:proofErr w:type="spellStart"/>
        <w:r w:rsidR="007424F6" w:rsidRPr="00F71A7C">
          <w:rPr>
            <w:rStyle w:val="Lienhypertexte"/>
          </w:rPr>
          <w:t>initCells</w:t>
        </w:r>
        <w:proofErr w:type="spellEnd"/>
      </w:hyperlink>
    </w:p>
    <w:p w14:paraId="43852944" w14:textId="77777777" w:rsidR="007424F6" w:rsidRPr="00F71A7C" w:rsidRDefault="006E2C9B" w:rsidP="000D408C">
      <w:pPr>
        <w:pStyle w:val="Code"/>
        <w:spacing w:after="120"/>
      </w:pPr>
      <w:hyperlink w:anchor="initFigure" w:history="1">
        <w:proofErr w:type="spellStart"/>
        <w:r w:rsidR="007424F6" w:rsidRPr="00F71A7C">
          <w:rPr>
            <w:rStyle w:val="Lienhypertexte"/>
          </w:rPr>
          <w:t>initFigure</w:t>
        </w:r>
        <w:proofErr w:type="spellEnd"/>
      </w:hyperlink>
    </w:p>
    <w:p w14:paraId="668CDC49" w14:textId="77777777" w:rsidR="007424F6" w:rsidRPr="00F71A7C" w:rsidRDefault="006E2C9B" w:rsidP="000D408C">
      <w:pPr>
        <w:pStyle w:val="Code"/>
        <w:spacing w:after="120"/>
      </w:pPr>
      <w:hyperlink w:anchor="loadParameters" w:history="1">
        <w:proofErr w:type="spellStart"/>
        <w:r w:rsidR="007424F6" w:rsidRPr="00F71A7C">
          <w:rPr>
            <w:rStyle w:val="Lienhypertexte"/>
          </w:rPr>
          <w:t>loadParameters</w:t>
        </w:r>
        <w:proofErr w:type="spellEnd"/>
      </w:hyperlink>
    </w:p>
    <w:p w14:paraId="44EBBA68" w14:textId="77777777" w:rsidR="007424F6" w:rsidRPr="00F71A7C" w:rsidRDefault="006E2C9B" w:rsidP="000D408C">
      <w:pPr>
        <w:pStyle w:val="Code"/>
        <w:spacing w:after="120"/>
      </w:pPr>
      <w:hyperlink w:anchor="refreshParametersDisplay" w:history="1">
        <w:proofErr w:type="spellStart"/>
        <w:r w:rsidR="007424F6" w:rsidRPr="00F71A7C">
          <w:rPr>
            <w:rStyle w:val="Lienhypertexte"/>
          </w:rPr>
          <w:t>refreshParametersDisplay</w:t>
        </w:r>
        <w:proofErr w:type="spellEnd"/>
      </w:hyperlink>
    </w:p>
    <w:p w14:paraId="225AF21D" w14:textId="77777777" w:rsidR="007424F6" w:rsidRPr="00F71A7C" w:rsidRDefault="006E2C9B" w:rsidP="000D408C">
      <w:pPr>
        <w:pStyle w:val="Code"/>
        <w:spacing w:after="120"/>
      </w:pPr>
      <w:hyperlink w:anchor="saveParameters" w:history="1">
        <w:proofErr w:type="spellStart"/>
        <w:r w:rsidR="007424F6" w:rsidRPr="00F71A7C">
          <w:rPr>
            <w:rStyle w:val="Lienhypertexte"/>
          </w:rPr>
          <w:t>saveParameters</w:t>
        </w:r>
        <w:proofErr w:type="spellEnd"/>
      </w:hyperlink>
    </w:p>
    <w:p w14:paraId="1606FD35" w14:textId="77777777" w:rsidR="007424F6" w:rsidRPr="00F71A7C" w:rsidRDefault="006E2C9B" w:rsidP="000D408C">
      <w:pPr>
        <w:pStyle w:val="Code"/>
        <w:spacing w:after="120"/>
      </w:pPr>
      <w:hyperlink w:anchor="setValuesFromArray" w:history="1">
        <w:proofErr w:type="spellStart"/>
        <w:r w:rsidR="007424F6" w:rsidRPr="00F71A7C">
          <w:rPr>
            <w:rStyle w:val="Lienhypertexte"/>
          </w:rPr>
          <w:t>setValuesFromArray</w:t>
        </w:r>
        <w:proofErr w:type="spellEnd"/>
      </w:hyperlink>
    </w:p>
    <w:p w14:paraId="4809A109" w14:textId="0F6CAFF4" w:rsidR="00137E2B" w:rsidRPr="00F71A7C" w:rsidRDefault="00137E2B" w:rsidP="00856BE8">
      <w:pPr>
        <w:pStyle w:val="Code"/>
      </w:pPr>
    </w:p>
    <w:p w14:paraId="5D844AD2" w14:textId="77777777" w:rsidR="006075FF" w:rsidRPr="00F71A7C" w:rsidRDefault="006075FF" w:rsidP="00856BE8">
      <w:pPr>
        <w:pStyle w:val="Code"/>
      </w:pPr>
    </w:p>
    <w:p w14:paraId="49DC15DE" w14:textId="77777777" w:rsidR="00F373E9" w:rsidRPr="00F71A7C" w:rsidRDefault="00F373E9" w:rsidP="009347C9">
      <w:pPr>
        <w:spacing w:after="0"/>
        <w:jc w:val="both"/>
        <w:rPr>
          <w:lang w:val="en-GB"/>
        </w:rPr>
      </w:pPr>
    </w:p>
    <w:p w14:paraId="7620C169" w14:textId="77777777" w:rsidR="00941FA1" w:rsidRPr="00F71A7C" w:rsidRDefault="00941FA1" w:rsidP="009347C9">
      <w:pPr>
        <w:spacing w:after="0"/>
        <w:jc w:val="both"/>
        <w:rPr>
          <w:lang w:val="en-GB"/>
        </w:rPr>
      </w:pPr>
    </w:p>
    <w:p w14:paraId="3DC0404D" w14:textId="138DA936" w:rsidR="00941FA1" w:rsidRPr="00F71A7C" w:rsidRDefault="00941FA1" w:rsidP="009347C9">
      <w:pPr>
        <w:spacing w:after="0"/>
        <w:jc w:val="both"/>
        <w:rPr>
          <w:lang w:val="en-GB"/>
        </w:rPr>
        <w:sectPr w:rsidR="00941FA1" w:rsidRPr="00F71A7C" w:rsidSect="00892EB0">
          <w:type w:val="continuous"/>
          <w:pgSz w:w="11906" w:h="16838" w:code="9"/>
          <w:pgMar w:top="1418" w:right="1418" w:bottom="1418" w:left="1418" w:header="709" w:footer="709" w:gutter="0"/>
          <w:cols w:num="2" w:space="708"/>
          <w:titlePg/>
          <w:docGrid w:linePitch="360"/>
        </w:sectPr>
      </w:pPr>
    </w:p>
    <w:p w14:paraId="79C11A89" w14:textId="77777777" w:rsidR="00D44233" w:rsidRPr="00F71A7C" w:rsidRDefault="00D44233" w:rsidP="00F373E9">
      <w:pPr>
        <w:spacing w:after="0"/>
        <w:jc w:val="both"/>
        <w:rPr>
          <w:lang w:val="en-GB"/>
        </w:rPr>
      </w:pPr>
    </w:p>
    <w:sectPr w:rsidR="00D44233" w:rsidRPr="00F71A7C" w:rsidSect="00892EB0">
      <w:type w:val="continuous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12753" w14:textId="77777777" w:rsidR="006E2C9B" w:rsidRDefault="006E2C9B" w:rsidP="003930FD">
      <w:pPr>
        <w:spacing w:after="0" w:line="240" w:lineRule="auto"/>
      </w:pPr>
      <w:r>
        <w:separator/>
      </w:r>
    </w:p>
  </w:endnote>
  <w:endnote w:type="continuationSeparator" w:id="0">
    <w:p w14:paraId="46414C78" w14:textId="77777777" w:rsidR="006E2C9B" w:rsidRDefault="006E2C9B" w:rsidP="003930FD">
      <w:pPr>
        <w:spacing w:after="0" w:line="240" w:lineRule="auto"/>
      </w:pPr>
      <w:r>
        <w:continuationSeparator/>
      </w:r>
    </w:p>
  </w:endnote>
  <w:endnote w:type="continuationNotice" w:id="1">
    <w:p w14:paraId="1A4FAC82" w14:textId="77777777" w:rsidR="006E2C9B" w:rsidRDefault="006E2C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373662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5D0624D" w14:textId="26304368" w:rsidR="00F82FD8" w:rsidRDefault="00007BB7">
            <w:pPr>
              <w:pStyle w:val="Pieddepage"/>
              <w:jc w:val="right"/>
            </w:pPr>
            <w:r w:rsidRPr="00F30A0A">
              <w:rPr>
                <w:b/>
                <w:bCs/>
                <w:noProof/>
                <w:sz w:val="72"/>
                <w:szCs w:val="72"/>
              </w:rPr>
              <w:drawing>
                <wp:anchor distT="0" distB="0" distL="114300" distR="114300" simplePos="0" relativeHeight="251658240" behindDoc="0" locked="0" layoutInCell="1" allowOverlap="1" wp14:anchorId="2496AE0C" wp14:editId="234BACD3">
                  <wp:simplePos x="0" y="0"/>
                  <wp:positionH relativeFrom="margin">
                    <wp:align>left</wp:align>
                  </wp:positionH>
                  <wp:positionV relativeFrom="paragraph">
                    <wp:posOffset>6350</wp:posOffset>
                  </wp:positionV>
                  <wp:extent cx="590550" cy="245332"/>
                  <wp:effectExtent l="0" t="0" r="0" b="254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alphaModFix amt="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3" cy="251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82FD8" w:rsidRPr="001D0E01">
              <w:rPr>
                <w:color w:val="767171" w:themeColor="background2" w:themeShade="80"/>
                <w:lang w:val="fr-FR"/>
              </w:rPr>
              <w:t xml:space="preserve">Page </w: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begin"/>
            </w:r>
            <w:r w:rsidR="00F82FD8" w:rsidRPr="001D0E01">
              <w:rPr>
                <w:b/>
                <w:color w:val="767171" w:themeColor="background2" w:themeShade="80"/>
              </w:rPr>
              <w:instrText>PAGE</w:instrTex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separate"/>
            </w:r>
            <w:r w:rsidR="00F82FD8" w:rsidRPr="001D0E01">
              <w:rPr>
                <w:b/>
                <w:color w:val="767171" w:themeColor="background2" w:themeShade="80"/>
                <w:lang w:val="fr-FR"/>
              </w:rPr>
              <w:t>2</w: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end"/>
            </w:r>
            <w:r w:rsidR="00F82FD8" w:rsidRPr="001D0E01">
              <w:rPr>
                <w:color w:val="767171" w:themeColor="background2" w:themeShade="80"/>
                <w:lang w:val="fr-FR"/>
              </w:rPr>
              <w:t xml:space="preserve"> sur </w: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begin"/>
            </w:r>
            <w:r w:rsidR="00F82FD8" w:rsidRPr="001D0E01">
              <w:rPr>
                <w:b/>
                <w:color w:val="767171" w:themeColor="background2" w:themeShade="80"/>
              </w:rPr>
              <w:instrText>NUMPAGES</w:instrTex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separate"/>
            </w:r>
            <w:r w:rsidR="00F82FD8" w:rsidRPr="001D0E01">
              <w:rPr>
                <w:b/>
                <w:color w:val="767171" w:themeColor="background2" w:themeShade="80"/>
                <w:lang w:val="fr-FR"/>
              </w:rPr>
              <w:t>2</w:t>
            </w:r>
            <w:r w:rsidR="00F82FD8" w:rsidRPr="001D0E01">
              <w:rPr>
                <w:b/>
                <w:color w:val="767171" w:themeColor="background2" w:themeShade="80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EDD38" w14:textId="77777777" w:rsidR="006E2C9B" w:rsidRDefault="006E2C9B" w:rsidP="003930FD">
      <w:pPr>
        <w:spacing w:after="0" w:line="240" w:lineRule="auto"/>
      </w:pPr>
      <w:r>
        <w:separator/>
      </w:r>
    </w:p>
  </w:footnote>
  <w:footnote w:type="continuationSeparator" w:id="0">
    <w:p w14:paraId="70379F44" w14:textId="77777777" w:rsidR="006E2C9B" w:rsidRDefault="006E2C9B" w:rsidP="003930FD">
      <w:pPr>
        <w:spacing w:after="0" w:line="240" w:lineRule="auto"/>
      </w:pPr>
      <w:r>
        <w:continuationSeparator/>
      </w:r>
    </w:p>
  </w:footnote>
  <w:footnote w:type="continuationNotice" w:id="1">
    <w:p w14:paraId="2D2786EE" w14:textId="77777777" w:rsidR="006E2C9B" w:rsidRDefault="006E2C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D972A" w14:textId="347935A2" w:rsidR="008101C2" w:rsidRPr="00FA29DC" w:rsidRDefault="00F17CCE" w:rsidP="00A043B9">
    <w:pPr>
      <w:pStyle w:val="En-tte"/>
      <w:jc w:val="right"/>
      <w:rPr>
        <w:color w:val="767171" w:themeColor="background2" w:themeShade="80"/>
        <w:lang w:val="fr-FR"/>
      </w:rPr>
    </w:pPr>
    <w:r w:rsidRPr="00FA29DC">
      <w:rPr>
        <w:color w:val="767171" w:themeColor="background2" w:themeShade="80"/>
        <w:lang w:val="fr-FR"/>
      </w:rPr>
      <w:t>Documentation – BIOCAD</w:t>
    </w:r>
    <w:r w:rsidR="00CD11F5" w:rsidRPr="00CD11F5">
      <w:rPr>
        <w:color w:val="767171" w:themeColor="background2" w:themeShade="80"/>
        <w:lang w:val="fr-FR"/>
      </w:rPr>
      <w:t xml:space="preserve"> </w:t>
    </w:r>
    <w:r w:rsidRPr="00FA29DC">
      <w:rPr>
        <w:color w:val="767171" w:themeColor="background2" w:themeShade="80"/>
        <w:lang w:val="fr-FR"/>
      </w:rPr>
      <w:t>Interface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978CF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57ACF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B05C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100E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E9C34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965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1A2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B0F4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5B0A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DB8CB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70941"/>
    <w:multiLevelType w:val="hybridMultilevel"/>
    <w:tmpl w:val="4844A78C"/>
    <w:lvl w:ilvl="0" w:tplc="293C70EA">
      <w:start w:val="1"/>
      <w:numFmt w:val="upperRoman"/>
      <w:pStyle w:val="Titre1numrot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42473"/>
    <w:multiLevelType w:val="hybridMultilevel"/>
    <w:tmpl w:val="8E5AA870"/>
    <w:lvl w:ilvl="0" w:tplc="3A2E5F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B3454"/>
    <w:multiLevelType w:val="hybridMultilevel"/>
    <w:tmpl w:val="A64ADBB2"/>
    <w:lvl w:ilvl="0" w:tplc="2432EA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C01D0"/>
    <w:multiLevelType w:val="hybridMultilevel"/>
    <w:tmpl w:val="84180BAE"/>
    <w:lvl w:ilvl="0" w:tplc="E13673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37275"/>
    <w:multiLevelType w:val="hybridMultilevel"/>
    <w:tmpl w:val="53AA3AF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373E7B"/>
    <w:multiLevelType w:val="hybridMultilevel"/>
    <w:tmpl w:val="8E0E587C"/>
    <w:lvl w:ilvl="0" w:tplc="FAFC2168">
      <w:start w:val="1"/>
      <w:numFmt w:val="lowerLetter"/>
      <w:pStyle w:val="Titre3numrot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48166E"/>
    <w:multiLevelType w:val="hybridMultilevel"/>
    <w:tmpl w:val="4E56C63A"/>
    <w:lvl w:ilvl="0" w:tplc="367479CA">
      <w:start w:val="1"/>
      <w:numFmt w:val="decimal"/>
      <w:pStyle w:val="Titre2numrot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85115"/>
    <w:multiLevelType w:val="hybridMultilevel"/>
    <w:tmpl w:val="92E4D6C4"/>
    <w:lvl w:ilvl="0" w:tplc="C966D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C966D7D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4"/>
  </w:num>
  <w:num w:numId="4">
    <w:abstractNumId w:val="15"/>
  </w:num>
  <w:num w:numId="5">
    <w:abstractNumId w:val="15"/>
    <w:lvlOverride w:ilvl="0">
      <w:startOverride w:val="1"/>
    </w:lvlOverride>
  </w:num>
  <w:num w:numId="6">
    <w:abstractNumId w:val="13"/>
  </w:num>
  <w:num w:numId="7">
    <w:abstractNumId w:val="12"/>
  </w:num>
  <w:num w:numId="8">
    <w:abstractNumId w:val="11"/>
  </w:num>
  <w:num w:numId="9">
    <w:abstractNumId w:val="17"/>
  </w:num>
  <w:num w:numId="10">
    <w:abstractNumId w:val="17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0C"/>
    <w:rsid w:val="0000018E"/>
    <w:rsid w:val="00000767"/>
    <w:rsid w:val="00000DC3"/>
    <w:rsid w:val="000010DC"/>
    <w:rsid w:val="000016EA"/>
    <w:rsid w:val="00001796"/>
    <w:rsid w:val="00001CF5"/>
    <w:rsid w:val="00001E3C"/>
    <w:rsid w:val="000029F3"/>
    <w:rsid w:val="0000501D"/>
    <w:rsid w:val="000056A0"/>
    <w:rsid w:val="0000592F"/>
    <w:rsid w:val="00006B85"/>
    <w:rsid w:val="00007146"/>
    <w:rsid w:val="00007BB7"/>
    <w:rsid w:val="00007CEF"/>
    <w:rsid w:val="00010179"/>
    <w:rsid w:val="00010C06"/>
    <w:rsid w:val="000116E7"/>
    <w:rsid w:val="000117D8"/>
    <w:rsid w:val="00011993"/>
    <w:rsid w:val="0001279F"/>
    <w:rsid w:val="00015A6D"/>
    <w:rsid w:val="00015D61"/>
    <w:rsid w:val="00016303"/>
    <w:rsid w:val="00016B73"/>
    <w:rsid w:val="00016D04"/>
    <w:rsid w:val="00016E1D"/>
    <w:rsid w:val="00020177"/>
    <w:rsid w:val="00020FE5"/>
    <w:rsid w:val="000215EB"/>
    <w:rsid w:val="000227EC"/>
    <w:rsid w:val="000228D0"/>
    <w:rsid w:val="00023292"/>
    <w:rsid w:val="00023D59"/>
    <w:rsid w:val="000249D6"/>
    <w:rsid w:val="00024B5E"/>
    <w:rsid w:val="00026DDD"/>
    <w:rsid w:val="00027128"/>
    <w:rsid w:val="00027189"/>
    <w:rsid w:val="00027C43"/>
    <w:rsid w:val="000303EB"/>
    <w:rsid w:val="0003154F"/>
    <w:rsid w:val="00031A07"/>
    <w:rsid w:val="00031C23"/>
    <w:rsid w:val="00031D6C"/>
    <w:rsid w:val="00032147"/>
    <w:rsid w:val="000350C8"/>
    <w:rsid w:val="00036675"/>
    <w:rsid w:val="00036836"/>
    <w:rsid w:val="0003685A"/>
    <w:rsid w:val="00036FA8"/>
    <w:rsid w:val="0003764C"/>
    <w:rsid w:val="000405FF"/>
    <w:rsid w:val="0004182D"/>
    <w:rsid w:val="0004184F"/>
    <w:rsid w:val="000420DD"/>
    <w:rsid w:val="000434C9"/>
    <w:rsid w:val="000439AD"/>
    <w:rsid w:val="00043D85"/>
    <w:rsid w:val="00044FF7"/>
    <w:rsid w:val="00045B4B"/>
    <w:rsid w:val="000476C0"/>
    <w:rsid w:val="000478AD"/>
    <w:rsid w:val="00047C09"/>
    <w:rsid w:val="00047E6F"/>
    <w:rsid w:val="00047E90"/>
    <w:rsid w:val="000512C3"/>
    <w:rsid w:val="00051914"/>
    <w:rsid w:val="00052295"/>
    <w:rsid w:val="00052DF6"/>
    <w:rsid w:val="00054795"/>
    <w:rsid w:val="00054A78"/>
    <w:rsid w:val="00055AF0"/>
    <w:rsid w:val="00055BC3"/>
    <w:rsid w:val="0005608A"/>
    <w:rsid w:val="0005631B"/>
    <w:rsid w:val="0005681B"/>
    <w:rsid w:val="00056907"/>
    <w:rsid w:val="000578BA"/>
    <w:rsid w:val="00057A88"/>
    <w:rsid w:val="00057E7E"/>
    <w:rsid w:val="000605B6"/>
    <w:rsid w:val="00061511"/>
    <w:rsid w:val="000619DD"/>
    <w:rsid w:val="00062281"/>
    <w:rsid w:val="00062379"/>
    <w:rsid w:val="00062C3A"/>
    <w:rsid w:val="0006478D"/>
    <w:rsid w:val="00065376"/>
    <w:rsid w:val="00065747"/>
    <w:rsid w:val="00065B61"/>
    <w:rsid w:val="00066C9B"/>
    <w:rsid w:val="000710C6"/>
    <w:rsid w:val="00071381"/>
    <w:rsid w:val="00072493"/>
    <w:rsid w:val="00072495"/>
    <w:rsid w:val="000735F5"/>
    <w:rsid w:val="00073C03"/>
    <w:rsid w:val="00074695"/>
    <w:rsid w:val="0007487B"/>
    <w:rsid w:val="000766D9"/>
    <w:rsid w:val="0007693E"/>
    <w:rsid w:val="00076ADE"/>
    <w:rsid w:val="000771AA"/>
    <w:rsid w:val="000779A1"/>
    <w:rsid w:val="00077AF6"/>
    <w:rsid w:val="00077EE4"/>
    <w:rsid w:val="000802B8"/>
    <w:rsid w:val="00081E79"/>
    <w:rsid w:val="00081F19"/>
    <w:rsid w:val="000829EE"/>
    <w:rsid w:val="00082DAA"/>
    <w:rsid w:val="00083585"/>
    <w:rsid w:val="00083B90"/>
    <w:rsid w:val="00085639"/>
    <w:rsid w:val="00085BC6"/>
    <w:rsid w:val="00085D13"/>
    <w:rsid w:val="00085D16"/>
    <w:rsid w:val="00086F10"/>
    <w:rsid w:val="000900D2"/>
    <w:rsid w:val="0009133C"/>
    <w:rsid w:val="000913BE"/>
    <w:rsid w:val="000919D8"/>
    <w:rsid w:val="00091AD8"/>
    <w:rsid w:val="000928D3"/>
    <w:rsid w:val="00092948"/>
    <w:rsid w:val="00093CD0"/>
    <w:rsid w:val="00094106"/>
    <w:rsid w:val="0009491E"/>
    <w:rsid w:val="00094D02"/>
    <w:rsid w:val="000951E0"/>
    <w:rsid w:val="000952BA"/>
    <w:rsid w:val="00095618"/>
    <w:rsid w:val="00095731"/>
    <w:rsid w:val="00095BB8"/>
    <w:rsid w:val="00097340"/>
    <w:rsid w:val="000976C0"/>
    <w:rsid w:val="000A062E"/>
    <w:rsid w:val="000A0CA4"/>
    <w:rsid w:val="000A21D8"/>
    <w:rsid w:val="000A28FC"/>
    <w:rsid w:val="000A3021"/>
    <w:rsid w:val="000A3400"/>
    <w:rsid w:val="000A47B1"/>
    <w:rsid w:val="000A61F0"/>
    <w:rsid w:val="000A65DB"/>
    <w:rsid w:val="000A709B"/>
    <w:rsid w:val="000A7464"/>
    <w:rsid w:val="000B0316"/>
    <w:rsid w:val="000B0B5C"/>
    <w:rsid w:val="000B10AA"/>
    <w:rsid w:val="000B1A28"/>
    <w:rsid w:val="000B1C57"/>
    <w:rsid w:val="000B1CAA"/>
    <w:rsid w:val="000B2B17"/>
    <w:rsid w:val="000B2B2D"/>
    <w:rsid w:val="000B3CC6"/>
    <w:rsid w:val="000B4C5F"/>
    <w:rsid w:val="000B5D64"/>
    <w:rsid w:val="000C0719"/>
    <w:rsid w:val="000C19F5"/>
    <w:rsid w:val="000C2699"/>
    <w:rsid w:val="000C2BFF"/>
    <w:rsid w:val="000C37F7"/>
    <w:rsid w:val="000C3B00"/>
    <w:rsid w:val="000C3E4F"/>
    <w:rsid w:val="000C5742"/>
    <w:rsid w:val="000C58E0"/>
    <w:rsid w:val="000C5E81"/>
    <w:rsid w:val="000C6226"/>
    <w:rsid w:val="000C69FC"/>
    <w:rsid w:val="000C7336"/>
    <w:rsid w:val="000D0B4C"/>
    <w:rsid w:val="000D11E2"/>
    <w:rsid w:val="000D143E"/>
    <w:rsid w:val="000D2051"/>
    <w:rsid w:val="000D28B3"/>
    <w:rsid w:val="000D408C"/>
    <w:rsid w:val="000D4187"/>
    <w:rsid w:val="000D41F4"/>
    <w:rsid w:val="000D4436"/>
    <w:rsid w:val="000D4B60"/>
    <w:rsid w:val="000D5C26"/>
    <w:rsid w:val="000D6F47"/>
    <w:rsid w:val="000E095C"/>
    <w:rsid w:val="000E099C"/>
    <w:rsid w:val="000E2F4B"/>
    <w:rsid w:val="000E38BB"/>
    <w:rsid w:val="000E3B1E"/>
    <w:rsid w:val="000E5C71"/>
    <w:rsid w:val="000E67C9"/>
    <w:rsid w:val="000E7206"/>
    <w:rsid w:val="000E728E"/>
    <w:rsid w:val="000E7447"/>
    <w:rsid w:val="000E7A4E"/>
    <w:rsid w:val="000F100A"/>
    <w:rsid w:val="000F1463"/>
    <w:rsid w:val="000F1C6A"/>
    <w:rsid w:val="000F1DC8"/>
    <w:rsid w:val="000F202B"/>
    <w:rsid w:val="000F367C"/>
    <w:rsid w:val="000F4BDD"/>
    <w:rsid w:val="000F590F"/>
    <w:rsid w:val="000F5950"/>
    <w:rsid w:val="000F715C"/>
    <w:rsid w:val="000F7725"/>
    <w:rsid w:val="00100343"/>
    <w:rsid w:val="00100386"/>
    <w:rsid w:val="001005C7"/>
    <w:rsid w:val="00100A68"/>
    <w:rsid w:val="00101923"/>
    <w:rsid w:val="00102865"/>
    <w:rsid w:val="00102D30"/>
    <w:rsid w:val="00102EF4"/>
    <w:rsid w:val="00103079"/>
    <w:rsid w:val="0010360B"/>
    <w:rsid w:val="00104862"/>
    <w:rsid w:val="0010494C"/>
    <w:rsid w:val="00104D1E"/>
    <w:rsid w:val="00106574"/>
    <w:rsid w:val="00106600"/>
    <w:rsid w:val="001066FE"/>
    <w:rsid w:val="001069E1"/>
    <w:rsid w:val="001070B3"/>
    <w:rsid w:val="00107172"/>
    <w:rsid w:val="001073D5"/>
    <w:rsid w:val="00107BCF"/>
    <w:rsid w:val="00107BF7"/>
    <w:rsid w:val="00111099"/>
    <w:rsid w:val="00111428"/>
    <w:rsid w:val="00111993"/>
    <w:rsid w:val="00111E54"/>
    <w:rsid w:val="001121CD"/>
    <w:rsid w:val="00112395"/>
    <w:rsid w:val="00112F4F"/>
    <w:rsid w:val="001147FF"/>
    <w:rsid w:val="00114FF2"/>
    <w:rsid w:val="00115C04"/>
    <w:rsid w:val="001160D7"/>
    <w:rsid w:val="00121059"/>
    <w:rsid w:val="00123F63"/>
    <w:rsid w:val="00124BE3"/>
    <w:rsid w:val="001250CA"/>
    <w:rsid w:val="001254F3"/>
    <w:rsid w:val="001263EF"/>
    <w:rsid w:val="001265CD"/>
    <w:rsid w:val="0012660F"/>
    <w:rsid w:val="001270A4"/>
    <w:rsid w:val="00127437"/>
    <w:rsid w:val="00131675"/>
    <w:rsid w:val="00131B27"/>
    <w:rsid w:val="00131B4D"/>
    <w:rsid w:val="00132E56"/>
    <w:rsid w:val="001333DC"/>
    <w:rsid w:val="0013395C"/>
    <w:rsid w:val="00133A76"/>
    <w:rsid w:val="00133EAF"/>
    <w:rsid w:val="00134042"/>
    <w:rsid w:val="001349A8"/>
    <w:rsid w:val="00134D84"/>
    <w:rsid w:val="00135A5D"/>
    <w:rsid w:val="00136D4F"/>
    <w:rsid w:val="00136FE0"/>
    <w:rsid w:val="00137E2B"/>
    <w:rsid w:val="00140315"/>
    <w:rsid w:val="00140F3C"/>
    <w:rsid w:val="00141443"/>
    <w:rsid w:val="0014175F"/>
    <w:rsid w:val="00141AA5"/>
    <w:rsid w:val="00142846"/>
    <w:rsid w:val="00142D5A"/>
    <w:rsid w:val="001430DC"/>
    <w:rsid w:val="0014354D"/>
    <w:rsid w:val="001444C3"/>
    <w:rsid w:val="0014451C"/>
    <w:rsid w:val="00145892"/>
    <w:rsid w:val="00145AF0"/>
    <w:rsid w:val="00145E37"/>
    <w:rsid w:val="00146162"/>
    <w:rsid w:val="001500D2"/>
    <w:rsid w:val="00150329"/>
    <w:rsid w:val="001504D0"/>
    <w:rsid w:val="001508D2"/>
    <w:rsid w:val="00150AAE"/>
    <w:rsid w:val="001513D1"/>
    <w:rsid w:val="0015166E"/>
    <w:rsid w:val="00151EE5"/>
    <w:rsid w:val="0015212A"/>
    <w:rsid w:val="00152BDA"/>
    <w:rsid w:val="00153B32"/>
    <w:rsid w:val="00153D18"/>
    <w:rsid w:val="00154F14"/>
    <w:rsid w:val="001551C8"/>
    <w:rsid w:val="00155279"/>
    <w:rsid w:val="00155A0A"/>
    <w:rsid w:val="00155F53"/>
    <w:rsid w:val="00156038"/>
    <w:rsid w:val="00156315"/>
    <w:rsid w:val="00156407"/>
    <w:rsid w:val="0016057B"/>
    <w:rsid w:val="00160D1B"/>
    <w:rsid w:val="0016206B"/>
    <w:rsid w:val="00162AB0"/>
    <w:rsid w:val="00162AF1"/>
    <w:rsid w:val="00162B7A"/>
    <w:rsid w:val="00163174"/>
    <w:rsid w:val="0016498F"/>
    <w:rsid w:val="00165827"/>
    <w:rsid w:val="00165D17"/>
    <w:rsid w:val="00167631"/>
    <w:rsid w:val="0017033C"/>
    <w:rsid w:val="001704C6"/>
    <w:rsid w:val="00172372"/>
    <w:rsid w:val="00172F12"/>
    <w:rsid w:val="001739C0"/>
    <w:rsid w:val="001743CF"/>
    <w:rsid w:val="00174D2A"/>
    <w:rsid w:val="00176784"/>
    <w:rsid w:val="00176A11"/>
    <w:rsid w:val="00176A79"/>
    <w:rsid w:val="0017729D"/>
    <w:rsid w:val="00180E49"/>
    <w:rsid w:val="00180FF8"/>
    <w:rsid w:val="00181258"/>
    <w:rsid w:val="001818DE"/>
    <w:rsid w:val="00181FFF"/>
    <w:rsid w:val="00182845"/>
    <w:rsid w:val="00182B4A"/>
    <w:rsid w:val="00182C8D"/>
    <w:rsid w:val="00183055"/>
    <w:rsid w:val="00183520"/>
    <w:rsid w:val="001835E3"/>
    <w:rsid w:val="0018407A"/>
    <w:rsid w:val="001842C6"/>
    <w:rsid w:val="001844BA"/>
    <w:rsid w:val="00184934"/>
    <w:rsid w:val="00184F9F"/>
    <w:rsid w:val="00185D8C"/>
    <w:rsid w:val="00185EFD"/>
    <w:rsid w:val="001871A2"/>
    <w:rsid w:val="0018781A"/>
    <w:rsid w:val="001879F2"/>
    <w:rsid w:val="001901F8"/>
    <w:rsid w:val="001913A7"/>
    <w:rsid w:val="0019299B"/>
    <w:rsid w:val="00192E3D"/>
    <w:rsid w:val="00193245"/>
    <w:rsid w:val="00193B38"/>
    <w:rsid w:val="00193D90"/>
    <w:rsid w:val="00194025"/>
    <w:rsid w:val="0019423D"/>
    <w:rsid w:val="001948F2"/>
    <w:rsid w:val="0019608F"/>
    <w:rsid w:val="00197133"/>
    <w:rsid w:val="001A111A"/>
    <w:rsid w:val="001A1916"/>
    <w:rsid w:val="001A1D10"/>
    <w:rsid w:val="001A222A"/>
    <w:rsid w:val="001A325E"/>
    <w:rsid w:val="001A484F"/>
    <w:rsid w:val="001A5690"/>
    <w:rsid w:val="001A59CB"/>
    <w:rsid w:val="001A638B"/>
    <w:rsid w:val="001A6D44"/>
    <w:rsid w:val="001A6F25"/>
    <w:rsid w:val="001A7C36"/>
    <w:rsid w:val="001B015B"/>
    <w:rsid w:val="001B0332"/>
    <w:rsid w:val="001B063B"/>
    <w:rsid w:val="001B094C"/>
    <w:rsid w:val="001B0962"/>
    <w:rsid w:val="001B1BC5"/>
    <w:rsid w:val="001B246B"/>
    <w:rsid w:val="001B279C"/>
    <w:rsid w:val="001B27A6"/>
    <w:rsid w:val="001B2FA7"/>
    <w:rsid w:val="001B350F"/>
    <w:rsid w:val="001B3A25"/>
    <w:rsid w:val="001B3FD8"/>
    <w:rsid w:val="001B419B"/>
    <w:rsid w:val="001B4D94"/>
    <w:rsid w:val="001B53D8"/>
    <w:rsid w:val="001B55A7"/>
    <w:rsid w:val="001B5CE5"/>
    <w:rsid w:val="001B7441"/>
    <w:rsid w:val="001B7BED"/>
    <w:rsid w:val="001B7EC0"/>
    <w:rsid w:val="001B7F19"/>
    <w:rsid w:val="001C24A8"/>
    <w:rsid w:val="001C26B6"/>
    <w:rsid w:val="001C26BD"/>
    <w:rsid w:val="001C2F56"/>
    <w:rsid w:val="001C3077"/>
    <w:rsid w:val="001C3106"/>
    <w:rsid w:val="001C363C"/>
    <w:rsid w:val="001C4FD2"/>
    <w:rsid w:val="001C5173"/>
    <w:rsid w:val="001C62F8"/>
    <w:rsid w:val="001C67EB"/>
    <w:rsid w:val="001D0D5F"/>
    <w:rsid w:val="001D0E01"/>
    <w:rsid w:val="001D0F59"/>
    <w:rsid w:val="001D1071"/>
    <w:rsid w:val="001D169D"/>
    <w:rsid w:val="001D18E9"/>
    <w:rsid w:val="001D1923"/>
    <w:rsid w:val="001D1AD3"/>
    <w:rsid w:val="001D2F4F"/>
    <w:rsid w:val="001D3197"/>
    <w:rsid w:val="001D36AE"/>
    <w:rsid w:val="001D36C7"/>
    <w:rsid w:val="001D41CE"/>
    <w:rsid w:val="001D48EF"/>
    <w:rsid w:val="001D511C"/>
    <w:rsid w:val="001D5AAE"/>
    <w:rsid w:val="001D6440"/>
    <w:rsid w:val="001D6950"/>
    <w:rsid w:val="001D6DE6"/>
    <w:rsid w:val="001D79D4"/>
    <w:rsid w:val="001E0575"/>
    <w:rsid w:val="001E0DA9"/>
    <w:rsid w:val="001E0F33"/>
    <w:rsid w:val="001E0FA2"/>
    <w:rsid w:val="001E1752"/>
    <w:rsid w:val="001E1E42"/>
    <w:rsid w:val="001E2001"/>
    <w:rsid w:val="001E2036"/>
    <w:rsid w:val="001E20CF"/>
    <w:rsid w:val="001E2312"/>
    <w:rsid w:val="001E29E9"/>
    <w:rsid w:val="001E2B3B"/>
    <w:rsid w:val="001E3512"/>
    <w:rsid w:val="001E382A"/>
    <w:rsid w:val="001E57B2"/>
    <w:rsid w:val="001E5A6F"/>
    <w:rsid w:val="001E6299"/>
    <w:rsid w:val="001E6B10"/>
    <w:rsid w:val="001E708B"/>
    <w:rsid w:val="001E75F7"/>
    <w:rsid w:val="001E7AB6"/>
    <w:rsid w:val="001F063B"/>
    <w:rsid w:val="001F18E7"/>
    <w:rsid w:val="001F199A"/>
    <w:rsid w:val="001F2542"/>
    <w:rsid w:val="001F3442"/>
    <w:rsid w:val="001F3459"/>
    <w:rsid w:val="001F36DC"/>
    <w:rsid w:val="001F3AA9"/>
    <w:rsid w:val="001F3C6F"/>
    <w:rsid w:val="001F3F8C"/>
    <w:rsid w:val="001F4DC2"/>
    <w:rsid w:val="001F5980"/>
    <w:rsid w:val="001F5B46"/>
    <w:rsid w:val="001F5D95"/>
    <w:rsid w:val="001F6070"/>
    <w:rsid w:val="001F612F"/>
    <w:rsid w:val="001F7469"/>
    <w:rsid w:val="001F791D"/>
    <w:rsid w:val="001F7C92"/>
    <w:rsid w:val="0020276B"/>
    <w:rsid w:val="002029DF"/>
    <w:rsid w:val="00202B9A"/>
    <w:rsid w:val="0020401D"/>
    <w:rsid w:val="002043A3"/>
    <w:rsid w:val="002043E4"/>
    <w:rsid w:val="00205C41"/>
    <w:rsid w:val="0020633B"/>
    <w:rsid w:val="00206505"/>
    <w:rsid w:val="00206656"/>
    <w:rsid w:val="002067CD"/>
    <w:rsid w:val="002077B8"/>
    <w:rsid w:val="00207A31"/>
    <w:rsid w:val="00207EDE"/>
    <w:rsid w:val="0021126B"/>
    <w:rsid w:val="0021183C"/>
    <w:rsid w:val="002123D5"/>
    <w:rsid w:val="002133F6"/>
    <w:rsid w:val="002138F7"/>
    <w:rsid w:val="00213C37"/>
    <w:rsid w:val="00213D26"/>
    <w:rsid w:val="00216583"/>
    <w:rsid w:val="0021787C"/>
    <w:rsid w:val="00217CD8"/>
    <w:rsid w:val="00220261"/>
    <w:rsid w:val="00223AAD"/>
    <w:rsid w:val="00224130"/>
    <w:rsid w:val="002244FE"/>
    <w:rsid w:val="00224905"/>
    <w:rsid w:val="00224C43"/>
    <w:rsid w:val="00226483"/>
    <w:rsid w:val="00226794"/>
    <w:rsid w:val="00226B91"/>
    <w:rsid w:val="00227041"/>
    <w:rsid w:val="00227BA1"/>
    <w:rsid w:val="00227F99"/>
    <w:rsid w:val="0023000D"/>
    <w:rsid w:val="00230129"/>
    <w:rsid w:val="00230258"/>
    <w:rsid w:val="002302A0"/>
    <w:rsid w:val="00230608"/>
    <w:rsid w:val="002309B6"/>
    <w:rsid w:val="002309CA"/>
    <w:rsid w:val="00230AD1"/>
    <w:rsid w:val="002319E1"/>
    <w:rsid w:val="00231C00"/>
    <w:rsid w:val="002322C2"/>
    <w:rsid w:val="002323C1"/>
    <w:rsid w:val="0023243B"/>
    <w:rsid w:val="00233D0D"/>
    <w:rsid w:val="00234BFD"/>
    <w:rsid w:val="00234E6E"/>
    <w:rsid w:val="00235A97"/>
    <w:rsid w:val="00236770"/>
    <w:rsid w:val="00236EF0"/>
    <w:rsid w:val="0023772D"/>
    <w:rsid w:val="00240C3D"/>
    <w:rsid w:val="00241B28"/>
    <w:rsid w:val="00242223"/>
    <w:rsid w:val="002425F5"/>
    <w:rsid w:val="002430B1"/>
    <w:rsid w:val="0024342F"/>
    <w:rsid w:val="00243D88"/>
    <w:rsid w:val="0024421D"/>
    <w:rsid w:val="00245B50"/>
    <w:rsid w:val="002465CB"/>
    <w:rsid w:val="00246987"/>
    <w:rsid w:val="00246E44"/>
    <w:rsid w:val="00247D18"/>
    <w:rsid w:val="00247E2D"/>
    <w:rsid w:val="00247F08"/>
    <w:rsid w:val="0025005B"/>
    <w:rsid w:val="00250799"/>
    <w:rsid w:val="00251E1C"/>
    <w:rsid w:val="00251F2D"/>
    <w:rsid w:val="00252AF9"/>
    <w:rsid w:val="00252BD9"/>
    <w:rsid w:val="0025371E"/>
    <w:rsid w:val="002541D3"/>
    <w:rsid w:val="002559A3"/>
    <w:rsid w:val="002559AA"/>
    <w:rsid w:val="00256851"/>
    <w:rsid w:val="00256BA9"/>
    <w:rsid w:val="00256D9F"/>
    <w:rsid w:val="00257ABA"/>
    <w:rsid w:val="00260824"/>
    <w:rsid w:val="002608B6"/>
    <w:rsid w:val="00260D19"/>
    <w:rsid w:val="00261CC7"/>
    <w:rsid w:val="00261EB8"/>
    <w:rsid w:val="00262235"/>
    <w:rsid w:val="002625BF"/>
    <w:rsid w:val="00262784"/>
    <w:rsid w:val="0026310A"/>
    <w:rsid w:val="002635E0"/>
    <w:rsid w:val="00263BB9"/>
    <w:rsid w:val="00263FB4"/>
    <w:rsid w:val="00264E5C"/>
    <w:rsid w:val="00265EB1"/>
    <w:rsid w:val="0026774E"/>
    <w:rsid w:val="002703FA"/>
    <w:rsid w:val="0027051E"/>
    <w:rsid w:val="00270E8E"/>
    <w:rsid w:val="00270EC7"/>
    <w:rsid w:val="0027205C"/>
    <w:rsid w:val="00272110"/>
    <w:rsid w:val="00272732"/>
    <w:rsid w:val="00272F83"/>
    <w:rsid w:val="002733A4"/>
    <w:rsid w:val="002741EB"/>
    <w:rsid w:val="00274C93"/>
    <w:rsid w:val="002759EF"/>
    <w:rsid w:val="00275E96"/>
    <w:rsid w:val="00277190"/>
    <w:rsid w:val="0028018A"/>
    <w:rsid w:val="0028237B"/>
    <w:rsid w:val="00282DED"/>
    <w:rsid w:val="00283929"/>
    <w:rsid w:val="00284141"/>
    <w:rsid w:val="00284E8E"/>
    <w:rsid w:val="0028605B"/>
    <w:rsid w:val="00290B59"/>
    <w:rsid w:val="002921F6"/>
    <w:rsid w:val="00292B36"/>
    <w:rsid w:val="00292B39"/>
    <w:rsid w:val="00293704"/>
    <w:rsid w:val="00294089"/>
    <w:rsid w:val="00294B50"/>
    <w:rsid w:val="00294DAA"/>
    <w:rsid w:val="00294EA7"/>
    <w:rsid w:val="002955C7"/>
    <w:rsid w:val="002959D8"/>
    <w:rsid w:val="0029633E"/>
    <w:rsid w:val="00296807"/>
    <w:rsid w:val="002972F1"/>
    <w:rsid w:val="00297746"/>
    <w:rsid w:val="002977AE"/>
    <w:rsid w:val="00297CB2"/>
    <w:rsid w:val="002A0581"/>
    <w:rsid w:val="002A0C45"/>
    <w:rsid w:val="002A0E11"/>
    <w:rsid w:val="002A0EB2"/>
    <w:rsid w:val="002A11E4"/>
    <w:rsid w:val="002A26CF"/>
    <w:rsid w:val="002A310C"/>
    <w:rsid w:val="002A35C1"/>
    <w:rsid w:val="002A46C7"/>
    <w:rsid w:val="002A48FF"/>
    <w:rsid w:val="002A4ADF"/>
    <w:rsid w:val="002A5E3C"/>
    <w:rsid w:val="002A67D4"/>
    <w:rsid w:val="002A7C2F"/>
    <w:rsid w:val="002B04B0"/>
    <w:rsid w:val="002B1D4E"/>
    <w:rsid w:val="002B2182"/>
    <w:rsid w:val="002B2188"/>
    <w:rsid w:val="002B4E4A"/>
    <w:rsid w:val="002B6326"/>
    <w:rsid w:val="002B692C"/>
    <w:rsid w:val="002B6DB3"/>
    <w:rsid w:val="002B6F36"/>
    <w:rsid w:val="002B7A3E"/>
    <w:rsid w:val="002B7BA1"/>
    <w:rsid w:val="002C0799"/>
    <w:rsid w:val="002C07A1"/>
    <w:rsid w:val="002C0D6E"/>
    <w:rsid w:val="002C111E"/>
    <w:rsid w:val="002C12DF"/>
    <w:rsid w:val="002C13BC"/>
    <w:rsid w:val="002C1FD2"/>
    <w:rsid w:val="002C23B2"/>
    <w:rsid w:val="002C2B85"/>
    <w:rsid w:val="002C40AA"/>
    <w:rsid w:val="002C4130"/>
    <w:rsid w:val="002C43AF"/>
    <w:rsid w:val="002C4AAC"/>
    <w:rsid w:val="002C6C29"/>
    <w:rsid w:val="002C6EB0"/>
    <w:rsid w:val="002C7246"/>
    <w:rsid w:val="002C7E98"/>
    <w:rsid w:val="002C7FB6"/>
    <w:rsid w:val="002D0AE6"/>
    <w:rsid w:val="002D0C30"/>
    <w:rsid w:val="002D1453"/>
    <w:rsid w:val="002D3277"/>
    <w:rsid w:val="002D36DA"/>
    <w:rsid w:val="002D44C8"/>
    <w:rsid w:val="002D492F"/>
    <w:rsid w:val="002D5272"/>
    <w:rsid w:val="002D54F6"/>
    <w:rsid w:val="002D5B08"/>
    <w:rsid w:val="002D790D"/>
    <w:rsid w:val="002E0593"/>
    <w:rsid w:val="002E0668"/>
    <w:rsid w:val="002E0B40"/>
    <w:rsid w:val="002E0C2E"/>
    <w:rsid w:val="002E195A"/>
    <w:rsid w:val="002E1B04"/>
    <w:rsid w:val="002E24B1"/>
    <w:rsid w:val="002E3393"/>
    <w:rsid w:val="002E4225"/>
    <w:rsid w:val="002E47C0"/>
    <w:rsid w:val="002E6867"/>
    <w:rsid w:val="002E6E48"/>
    <w:rsid w:val="002E713E"/>
    <w:rsid w:val="002E767C"/>
    <w:rsid w:val="002F0BEC"/>
    <w:rsid w:val="002F0D27"/>
    <w:rsid w:val="002F1449"/>
    <w:rsid w:val="002F1DF2"/>
    <w:rsid w:val="002F268C"/>
    <w:rsid w:val="002F2B62"/>
    <w:rsid w:val="002F31FA"/>
    <w:rsid w:val="002F5129"/>
    <w:rsid w:val="002F6217"/>
    <w:rsid w:val="002F6302"/>
    <w:rsid w:val="002F6A57"/>
    <w:rsid w:val="002F7660"/>
    <w:rsid w:val="002F778C"/>
    <w:rsid w:val="003002D8"/>
    <w:rsid w:val="00301C69"/>
    <w:rsid w:val="0030342C"/>
    <w:rsid w:val="00303532"/>
    <w:rsid w:val="00303873"/>
    <w:rsid w:val="003048A4"/>
    <w:rsid w:val="003050CB"/>
    <w:rsid w:val="00305C90"/>
    <w:rsid w:val="003069FE"/>
    <w:rsid w:val="00307157"/>
    <w:rsid w:val="003075F8"/>
    <w:rsid w:val="00307FBE"/>
    <w:rsid w:val="00310E3C"/>
    <w:rsid w:val="00310EF1"/>
    <w:rsid w:val="00311317"/>
    <w:rsid w:val="00311456"/>
    <w:rsid w:val="00311E7E"/>
    <w:rsid w:val="00313004"/>
    <w:rsid w:val="00313E70"/>
    <w:rsid w:val="00314A1F"/>
    <w:rsid w:val="00314E29"/>
    <w:rsid w:val="00316211"/>
    <w:rsid w:val="003172EA"/>
    <w:rsid w:val="0031736B"/>
    <w:rsid w:val="003176EA"/>
    <w:rsid w:val="00321678"/>
    <w:rsid w:val="0032228D"/>
    <w:rsid w:val="00323252"/>
    <w:rsid w:val="00323FBF"/>
    <w:rsid w:val="00324733"/>
    <w:rsid w:val="0032548B"/>
    <w:rsid w:val="0032551B"/>
    <w:rsid w:val="00325E6D"/>
    <w:rsid w:val="0032792C"/>
    <w:rsid w:val="00327F07"/>
    <w:rsid w:val="00330172"/>
    <w:rsid w:val="00330836"/>
    <w:rsid w:val="003309B8"/>
    <w:rsid w:val="00331AB5"/>
    <w:rsid w:val="00331EA8"/>
    <w:rsid w:val="00331F0B"/>
    <w:rsid w:val="0033250C"/>
    <w:rsid w:val="00332788"/>
    <w:rsid w:val="00334E7C"/>
    <w:rsid w:val="00335EEF"/>
    <w:rsid w:val="003365F7"/>
    <w:rsid w:val="00336A22"/>
    <w:rsid w:val="00337052"/>
    <w:rsid w:val="003370B8"/>
    <w:rsid w:val="00340E05"/>
    <w:rsid w:val="003418F4"/>
    <w:rsid w:val="00342A79"/>
    <w:rsid w:val="00342C66"/>
    <w:rsid w:val="00344442"/>
    <w:rsid w:val="00344C7B"/>
    <w:rsid w:val="00344EE2"/>
    <w:rsid w:val="0034578F"/>
    <w:rsid w:val="00345D53"/>
    <w:rsid w:val="00346A13"/>
    <w:rsid w:val="003471A2"/>
    <w:rsid w:val="00347461"/>
    <w:rsid w:val="0035054F"/>
    <w:rsid w:val="00350AE1"/>
    <w:rsid w:val="0035164A"/>
    <w:rsid w:val="00351908"/>
    <w:rsid w:val="00351DD5"/>
    <w:rsid w:val="003525F1"/>
    <w:rsid w:val="003530E8"/>
    <w:rsid w:val="0035317A"/>
    <w:rsid w:val="003538DE"/>
    <w:rsid w:val="00353B72"/>
    <w:rsid w:val="00353B98"/>
    <w:rsid w:val="00353F5F"/>
    <w:rsid w:val="00354F7D"/>
    <w:rsid w:val="00355917"/>
    <w:rsid w:val="003562F1"/>
    <w:rsid w:val="0035640D"/>
    <w:rsid w:val="00356B15"/>
    <w:rsid w:val="00357454"/>
    <w:rsid w:val="0036054E"/>
    <w:rsid w:val="0036220A"/>
    <w:rsid w:val="003629D2"/>
    <w:rsid w:val="00362A12"/>
    <w:rsid w:val="00362ADD"/>
    <w:rsid w:val="00363EF1"/>
    <w:rsid w:val="003646E3"/>
    <w:rsid w:val="00364EEF"/>
    <w:rsid w:val="0036512F"/>
    <w:rsid w:val="003667C5"/>
    <w:rsid w:val="003670BF"/>
    <w:rsid w:val="00367BA7"/>
    <w:rsid w:val="00367C57"/>
    <w:rsid w:val="00370A74"/>
    <w:rsid w:val="00370B87"/>
    <w:rsid w:val="00370C0C"/>
    <w:rsid w:val="003718A3"/>
    <w:rsid w:val="00371945"/>
    <w:rsid w:val="003719B7"/>
    <w:rsid w:val="00371FA7"/>
    <w:rsid w:val="003727E1"/>
    <w:rsid w:val="00374707"/>
    <w:rsid w:val="00374E5D"/>
    <w:rsid w:val="00375675"/>
    <w:rsid w:val="00375B95"/>
    <w:rsid w:val="00375DF9"/>
    <w:rsid w:val="00375E72"/>
    <w:rsid w:val="00375FC0"/>
    <w:rsid w:val="003761AF"/>
    <w:rsid w:val="003765A4"/>
    <w:rsid w:val="003768EC"/>
    <w:rsid w:val="003769B8"/>
    <w:rsid w:val="003777CF"/>
    <w:rsid w:val="003804C2"/>
    <w:rsid w:val="00380577"/>
    <w:rsid w:val="003807C7"/>
    <w:rsid w:val="00380C7D"/>
    <w:rsid w:val="00380CD7"/>
    <w:rsid w:val="00380D57"/>
    <w:rsid w:val="00381014"/>
    <w:rsid w:val="00381091"/>
    <w:rsid w:val="00381115"/>
    <w:rsid w:val="0038136A"/>
    <w:rsid w:val="00381549"/>
    <w:rsid w:val="00381BE8"/>
    <w:rsid w:val="003825ED"/>
    <w:rsid w:val="0038292C"/>
    <w:rsid w:val="00382C2D"/>
    <w:rsid w:val="00383FF4"/>
    <w:rsid w:val="00384C49"/>
    <w:rsid w:val="003863EA"/>
    <w:rsid w:val="0038651E"/>
    <w:rsid w:val="00386CF9"/>
    <w:rsid w:val="00392272"/>
    <w:rsid w:val="00392877"/>
    <w:rsid w:val="00392C01"/>
    <w:rsid w:val="00393008"/>
    <w:rsid w:val="003930FD"/>
    <w:rsid w:val="00393ECF"/>
    <w:rsid w:val="0039411A"/>
    <w:rsid w:val="00394A61"/>
    <w:rsid w:val="0039525D"/>
    <w:rsid w:val="0039595B"/>
    <w:rsid w:val="00395D9F"/>
    <w:rsid w:val="00395FEE"/>
    <w:rsid w:val="00396116"/>
    <w:rsid w:val="003964E4"/>
    <w:rsid w:val="003966A2"/>
    <w:rsid w:val="00397541"/>
    <w:rsid w:val="003A1344"/>
    <w:rsid w:val="003A1C4E"/>
    <w:rsid w:val="003A2CB4"/>
    <w:rsid w:val="003A3285"/>
    <w:rsid w:val="003A34F3"/>
    <w:rsid w:val="003A3665"/>
    <w:rsid w:val="003A37EF"/>
    <w:rsid w:val="003A4E71"/>
    <w:rsid w:val="003A5543"/>
    <w:rsid w:val="003A5DFB"/>
    <w:rsid w:val="003A5E76"/>
    <w:rsid w:val="003A624D"/>
    <w:rsid w:val="003A6B27"/>
    <w:rsid w:val="003A6BCB"/>
    <w:rsid w:val="003A7898"/>
    <w:rsid w:val="003A7B01"/>
    <w:rsid w:val="003A7FC2"/>
    <w:rsid w:val="003B01B8"/>
    <w:rsid w:val="003B0C17"/>
    <w:rsid w:val="003B0D8E"/>
    <w:rsid w:val="003B0E33"/>
    <w:rsid w:val="003B122B"/>
    <w:rsid w:val="003B1632"/>
    <w:rsid w:val="003B247F"/>
    <w:rsid w:val="003B3234"/>
    <w:rsid w:val="003B4558"/>
    <w:rsid w:val="003B5304"/>
    <w:rsid w:val="003B6B12"/>
    <w:rsid w:val="003B771D"/>
    <w:rsid w:val="003C2347"/>
    <w:rsid w:val="003C250E"/>
    <w:rsid w:val="003C63F2"/>
    <w:rsid w:val="003D0586"/>
    <w:rsid w:val="003D0A28"/>
    <w:rsid w:val="003D3019"/>
    <w:rsid w:val="003D319C"/>
    <w:rsid w:val="003D37BC"/>
    <w:rsid w:val="003D3C83"/>
    <w:rsid w:val="003D4FFE"/>
    <w:rsid w:val="003D6A27"/>
    <w:rsid w:val="003D6E9B"/>
    <w:rsid w:val="003D7744"/>
    <w:rsid w:val="003E02A2"/>
    <w:rsid w:val="003E1460"/>
    <w:rsid w:val="003E2046"/>
    <w:rsid w:val="003E2F25"/>
    <w:rsid w:val="003E4377"/>
    <w:rsid w:val="003E7DF5"/>
    <w:rsid w:val="003F1C19"/>
    <w:rsid w:val="003F1D71"/>
    <w:rsid w:val="003F2DC2"/>
    <w:rsid w:val="003F3906"/>
    <w:rsid w:val="003F3BDC"/>
    <w:rsid w:val="003F4B90"/>
    <w:rsid w:val="003F4C72"/>
    <w:rsid w:val="003F5655"/>
    <w:rsid w:val="003F61C3"/>
    <w:rsid w:val="003F66EE"/>
    <w:rsid w:val="003F6BFA"/>
    <w:rsid w:val="003F742D"/>
    <w:rsid w:val="00400466"/>
    <w:rsid w:val="0040133F"/>
    <w:rsid w:val="00401B01"/>
    <w:rsid w:val="00401B8A"/>
    <w:rsid w:val="00402051"/>
    <w:rsid w:val="0040319D"/>
    <w:rsid w:val="004031BE"/>
    <w:rsid w:val="00404235"/>
    <w:rsid w:val="00404A01"/>
    <w:rsid w:val="004065F4"/>
    <w:rsid w:val="00406714"/>
    <w:rsid w:val="0040696B"/>
    <w:rsid w:val="00410103"/>
    <w:rsid w:val="00410283"/>
    <w:rsid w:val="0041053B"/>
    <w:rsid w:val="0041060C"/>
    <w:rsid w:val="00410976"/>
    <w:rsid w:val="0041148E"/>
    <w:rsid w:val="00411787"/>
    <w:rsid w:val="00411CBD"/>
    <w:rsid w:val="00411EEF"/>
    <w:rsid w:val="00412296"/>
    <w:rsid w:val="00413391"/>
    <w:rsid w:val="00414831"/>
    <w:rsid w:val="0041483D"/>
    <w:rsid w:val="00414D4F"/>
    <w:rsid w:val="00415D03"/>
    <w:rsid w:val="004163A7"/>
    <w:rsid w:val="004170C8"/>
    <w:rsid w:val="004172A9"/>
    <w:rsid w:val="0041793A"/>
    <w:rsid w:val="004202B8"/>
    <w:rsid w:val="004202E9"/>
    <w:rsid w:val="00420326"/>
    <w:rsid w:val="00420DE2"/>
    <w:rsid w:val="00422F23"/>
    <w:rsid w:val="00423EFA"/>
    <w:rsid w:val="00423FBA"/>
    <w:rsid w:val="00424049"/>
    <w:rsid w:val="004240C1"/>
    <w:rsid w:val="0042535C"/>
    <w:rsid w:val="00425B88"/>
    <w:rsid w:val="004269A4"/>
    <w:rsid w:val="00426B88"/>
    <w:rsid w:val="0042794F"/>
    <w:rsid w:val="00430917"/>
    <w:rsid w:val="00430B78"/>
    <w:rsid w:val="0043176D"/>
    <w:rsid w:val="004327A4"/>
    <w:rsid w:val="00432B18"/>
    <w:rsid w:val="00433444"/>
    <w:rsid w:val="00433692"/>
    <w:rsid w:val="00433D35"/>
    <w:rsid w:val="00434B09"/>
    <w:rsid w:val="0043524A"/>
    <w:rsid w:val="00435555"/>
    <w:rsid w:val="00436A45"/>
    <w:rsid w:val="004374A1"/>
    <w:rsid w:val="00437A80"/>
    <w:rsid w:val="00440275"/>
    <w:rsid w:val="00441606"/>
    <w:rsid w:val="00442C4B"/>
    <w:rsid w:val="004441B6"/>
    <w:rsid w:val="00445E91"/>
    <w:rsid w:val="00445FC4"/>
    <w:rsid w:val="0044604F"/>
    <w:rsid w:val="004460DB"/>
    <w:rsid w:val="00446312"/>
    <w:rsid w:val="00446773"/>
    <w:rsid w:val="00446B38"/>
    <w:rsid w:val="0044730F"/>
    <w:rsid w:val="00450DB6"/>
    <w:rsid w:val="004517BC"/>
    <w:rsid w:val="004519C7"/>
    <w:rsid w:val="004530DB"/>
    <w:rsid w:val="00453B4D"/>
    <w:rsid w:val="004546C8"/>
    <w:rsid w:val="00454CCC"/>
    <w:rsid w:val="00455CF3"/>
    <w:rsid w:val="00456A7C"/>
    <w:rsid w:val="00456BA2"/>
    <w:rsid w:val="00457070"/>
    <w:rsid w:val="004571F4"/>
    <w:rsid w:val="004574AE"/>
    <w:rsid w:val="004577B2"/>
    <w:rsid w:val="004608AF"/>
    <w:rsid w:val="00460D88"/>
    <w:rsid w:val="00461076"/>
    <w:rsid w:val="004617E2"/>
    <w:rsid w:val="00461A4E"/>
    <w:rsid w:val="00462840"/>
    <w:rsid w:val="004628BC"/>
    <w:rsid w:val="00463574"/>
    <w:rsid w:val="00463E14"/>
    <w:rsid w:val="00464D66"/>
    <w:rsid w:val="004658AC"/>
    <w:rsid w:val="004660E0"/>
    <w:rsid w:val="00467F76"/>
    <w:rsid w:val="004702A6"/>
    <w:rsid w:val="0047096D"/>
    <w:rsid w:val="00470A3A"/>
    <w:rsid w:val="00470A7F"/>
    <w:rsid w:val="00470F54"/>
    <w:rsid w:val="004722F6"/>
    <w:rsid w:val="00472A4B"/>
    <w:rsid w:val="004735C8"/>
    <w:rsid w:val="00473D41"/>
    <w:rsid w:val="0047461D"/>
    <w:rsid w:val="004747A7"/>
    <w:rsid w:val="00474D48"/>
    <w:rsid w:val="00476178"/>
    <w:rsid w:val="00476DF3"/>
    <w:rsid w:val="004773FD"/>
    <w:rsid w:val="004800CB"/>
    <w:rsid w:val="004816B0"/>
    <w:rsid w:val="004819F6"/>
    <w:rsid w:val="00482922"/>
    <w:rsid w:val="00484F1D"/>
    <w:rsid w:val="00485C9F"/>
    <w:rsid w:val="00486ACA"/>
    <w:rsid w:val="00486F55"/>
    <w:rsid w:val="00487E7D"/>
    <w:rsid w:val="0049002E"/>
    <w:rsid w:val="00490154"/>
    <w:rsid w:val="004909C1"/>
    <w:rsid w:val="0049147D"/>
    <w:rsid w:val="0049283E"/>
    <w:rsid w:val="00492CBB"/>
    <w:rsid w:val="004934DA"/>
    <w:rsid w:val="00493D09"/>
    <w:rsid w:val="0049435D"/>
    <w:rsid w:val="00494D32"/>
    <w:rsid w:val="00494FC2"/>
    <w:rsid w:val="00495C14"/>
    <w:rsid w:val="004971D7"/>
    <w:rsid w:val="004973B7"/>
    <w:rsid w:val="004974A3"/>
    <w:rsid w:val="00497BC4"/>
    <w:rsid w:val="00497EBF"/>
    <w:rsid w:val="00497EE3"/>
    <w:rsid w:val="004A0668"/>
    <w:rsid w:val="004A0D21"/>
    <w:rsid w:val="004A1248"/>
    <w:rsid w:val="004A149F"/>
    <w:rsid w:val="004A16F0"/>
    <w:rsid w:val="004A29A2"/>
    <w:rsid w:val="004A3D0E"/>
    <w:rsid w:val="004A4120"/>
    <w:rsid w:val="004A43EF"/>
    <w:rsid w:val="004A6281"/>
    <w:rsid w:val="004A62DF"/>
    <w:rsid w:val="004A69AA"/>
    <w:rsid w:val="004A7379"/>
    <w:rsid w:val="004A74B8"/>
    <w:rsid w:val="004B021B"/>
    <w:rsid w:val="004B06D0"/>
    <w:rsid w:val="004B185C"/>
    <w:rsid w:val="004B1D53"/>
    <w:rsid w:val="004B241F"/>
    <w:rsid w:val="004B3AF5"/>
    <w:rsid w:val="004B3F5D"/>
    <w:rsid w:val="004B5006"/>
    <w:rsid w:val="004B544C"/>
    <w:rsid w:val="004B561B"/>
    <w:rsid w:val="004B56F5"/>
    <w:rsid w:val="004B62A9"/>
    <w:rsid w:val="004B6BF0"/>
    <w:rsid w:val="004B6CCC"/>
    <w:rsid w:val="004B7E15"/>
    <w:rsid w:val="004C06FA"/>
    <w:rsid w:val="004C0C26"/>
    <w:rsid w:val="004C0E2D"/>
    <w:rsid w:val="004C12D1"/>
    <w:rsid w:val="004C1B4A"/>
    <w:rsid w:val="004C1D67"/>
    <w:rsid w:val="004C4114"/>
    <w:rsid w:val="004C44A2"/>
    <w:rsid w:val="004C4522"/>
    <w:rsid w:val="004C49ED"/>
    <w:rsid w:val="004C65F5"/>
    <w:rsid w:val="004C6BD5"/>
    <w:rsid w:val="004C7047"/>
    <w:rsid w:val="004C74EA"/>
    <w:rsid w:val="004C7AB2"/>
    <w:rsid w:val="004C7B6F"/>
    <w:rsid w:val="004D1D55"/>
    <w:rsid w:val="004D28C0"/>
    <w:rsid w:val="004D2B82"/>
    <w:rsid w:val="004D2FF9"/>
    <w:rsid w:val="004D372F"/>
    <w:rsid w:val="004D4657"/>
    <w:rsid w:val="004D4AC1"/>
    <w:rsid w:val="004D55C3"/>
    <w:rsid w:val="004D742F"/>
    <w:rsid w:val="004D796A"/>
    <w:rsid w:val="004D7E0F"/>
    <w:rsid w:val="004E006C"/>
    <w:rsid w:val="004E2106"/>
    <w:rsid w:val="004E2A70"/>
    <w:rsid w:val="004E2BDD"/>
    <w:rsid w:val="004E2EB1"/>
    <w:rsid w:val="004E3694"/>
    <w:rsid w:val="004E5941"/>
    <w:rsid w:val="004E5986"/>
    <w:rsid w:val="004E5AAD"/>
    <w:rsid w:val="004E5AF2"/>
    <w:rsid w:val="004E7640"/>
    <w:rsid w:val="004E772B"/>
    <w:rsid w:val="004E782E"/>
    <w:rsid w:val="004F02E0"/>
    <w:rsid w:val="004F094A"/>
    <w:rsid w:val="004F09A7"/>
    <w:rsid w:val="004F137C"/>
    <w:rsid w:val="004F2266"/>
    <w:rsid w:val="004F2A90"/>
    <w:rsid w:val="004F349A"/>
    <w:rsid w:val="004F3ECB"/>
    <w:rsid w:val="004F494F"/>
    <w:rsid w:val="004F5B5B"/>
    <w:rsid w:val="004F78F6"/>
    <w:rsid w:val="005028EC"/>
    <w:rsid w:val="00502AD5"/>
    <w:rsid w:val="00503507"/>
    <w:rsid w:val="00504D68"/>
    <w:rsid w:val="005052E9"/>
    <w:rsid w:val="0050584C"/>
    <w:rsid w:val="00506ED2"/>
    <w:rsid w:val="005074D0"/>
    <w:rsid w:val="00507501"/>
    <w:rsid w:val="0050772D"/>
    <w:rsid w:val="005077B4"/>
    <w:rsid w:val="00507D59"/>
    <w:rsid w:val="00510BAA"/>
    <w:rsid w:val="00511E4A"/>
    <w:rsid w:val="0051376E"/>
    <w:rsid w:val="00513F59"/>
    <w:rsid w:val="005143A9"/>
    <w:rsid w:val="0051454E"/>
    <w:rsid w:val="0051463A"/>
    <w:rsid w:val="00515B7D"/>
    <w:rsid w:val="00515BB4"/>
    <w:rsid w:val="00515D6C"/>
    <w:rsid w:val="00516C66"/>
    <w:rsid w:val="00517A30"/>
    <w:rsid w:val="00520912"/>
    <w:rsid w:val="005209FA"/>
    <w:rsid w:val="00521E01"/>
    <w:rsid w:val="00522494"/>
    <w:rsid w:val="005227A4"/>
    <w:rsid w:val="005228A3"/>
    <w:rsid w:val="0052365B"/>
    <w:rsid w:val="005237BD"/>
    <w:rsid w:val="00524EEB"/>
    <w:rsid w:val="005251EF"/>
    <w:rsid w:val="00525573"/>
    <w:rsid w:val="00525A8D"/>
    <w:rsid w:val="00525ADD"/>
    <w:rsid w:val="00525CCD"/>
    <w:rsid w:val="00526410"/>
    <w:rsid w:val="005269CF"/>
    <w:rsid w:val="00526CAC"/>
    <w:rsid w:val="00527EC0"/>
    <w:rsid w:val="00530284"/>
    <w:rsid w:val="00530521"/>
    <w:rsid w:val="005318C1"/>
    <w:rsid w:val="00531EFF"/>
    <w:rsid w:val="00532BC2"/>
    <w:rsid w:val="00534225"/>
    <w:rsid w:val="00536AC5"/>
    <w:rsid w:val="00537282"/>
    <w:rsid w:val="005403C2"/>
    <w:rsid w:val="00541227"/>
    <w:rsid w:val="0054250B"/>
    <w:rsid w:val="0054261E"/>
    <w:rsid w:val="005428AB"/>
    <w:rsid w:val="00542ADE"/>
    <w:rsid w:val="00542DFD"/>
    <w:rsid w:val="00542E54"/>
    <w:rsid w:val="00543744"/>
    <w:rsid w:val="00543A44"/>
    <w:rsid w:val="00546D31"/>
    <w:rsid w:val="0054725C"/>
    <w:rsid w:val="00547589"/>
    <w:rsid w:val="005475F4"/>
    <w:rsid w:val="0055030B"/>
    <w:rsid w:val="00552CB7"/>
    <w:rsid w:val="005542E5"/>
    <w:rsid w:val="00554757"/>
    <w:rsid w:val="0055478F"/>
    <w:rsid w:val="00555828"/>
    <w:rsid w:val="00556DAF"/>
    <w:rsid w:val="0055723D"/>
    <w:rsid w:val="00560958"/>
    <w:rsid w:val="005618DF"/>
    <w:rsid w:val="00562C9A"/>
    <w:rsid w:val="00563628"/>
    <w:rsid w:val="00563785"/>
    <w:rsid w:val="005639D1"/>
    <w:rsid w:val="00563F5A"/>
    <w:rsid w:val="00564C0A"/>
    <w:rsid w:val="00564C36"/>
    <w:rsid w:val="00564E11"/>
    <w:rsid w:val="00565407"/>
    <w:rsid w:val="005667F4"/>
    <w:rsid w:val="00567B8F"/>
    <w:rsid w:val="0057016A"/>
    <w:rsid w:val="0057026C"/>
    <w:rsid w:val="0057208F"/>
    <w:rsid w:val="00572283"/>
    <w:rsid w:val="00572A0E"/>
    <w:rsid w:val="00573B17"/>
    <w:rsid w:val="00573D01"/>
    <w:rsid w:val="00573EDD"/>
    <w:rsid w:val="00575E55"/>
    <w:rsid w:val="005770BB"/>
    <w:rsid w:val="00577D28"/>
    <w:rsid w:val="00581D58"/>
    <w:rsid w:val="0058384E"/>
    <w:rsid w:val="00583BE7"/>
    <w:rsid w:val="005842EB"/>
    <w:rsid w:val="00584E16"/>
    <w:rsid w:val="00586C19"/>
    <w:rsid w:val="005872A2"/>
    <w:rsid w:val="00590ACC"/>
    <w:rsid w:val="00590EB5"/>
    <w:rsid w:val="00591B83"/>
    <w:rsid w:val="005920EB"/>
    <w:rsid w:val="00592467"/>
    <w:rsid w:val="00592BDD"/>
    <w:rsid w:val="00593236"/>
    <w:rsid w:val="00594103"/>
    <w:rsid w:val="00594AFC"/>
    <w:rsid w:val="00595CE0"/>
    <w:rsid w:val="00596653"/>
    <w:rsid w:val="005966D7"/>
    <w:rsid w:val="00597074"/>
    <w:rsid w:val="00597088"/>
    <w:rsid w:val="0059758A"/>
    <w:rsid w:val="005A0991"/>
    <w:rsid w:val="005A0AAD"/>
    <w:rsid w:val="005A0E25"/>
    <w:rsid w:val="005A1E2E"/>
    <w:rsid w:val="005A2187"/>
    <w:rsid w:val="005A38C5"/>
    <w:rsid w:val="005A39AD"/>
    <w:rsid w:val="005A41F9"/>
    <w:rsid w:val="005A5CFB"/>
    <w:rsid w:val="005A60B2"/>
    <w:rsid w:val="005A79D6"/>
    <w:rsid w:val="005B0B64"/>
    <w:rsid w:val="005B1487"/>
    <w:rsid w:val="005B165A"/>
    <w:rsid w:val="005B168D"/>
    <w:rsid w:val="005B380D"/>
    <w:rsid w:val="005B3C8D"/>
    <w:rsid w:val="005B3E48"/>
    <w:rsid w:val="005B5C0E"/>
    <w:rsid w:val="005B652E"/>
    <w:rsid w:val="005B79E6"/>
    <w:rsid w:val="005B7ADB"/>
    <w:rsid w:val="005B7B9C"/>
    <w:rsid w:val="005C035D"/>
    <w:rsid w:val="005C0475"/>
    <w:rsid w:val="005C0A44"/>
    <w:rsid w:val="005C1053"/>
    <w:rsid w:val="005C139B"/>
    <w:rsid w:val="005C25FF"/>
    <w:rsid w:val="005C278E"/>
    <w:rsid w:val="005C3DF1"/>
    <w:rsid w:val="005C46D8"/>
    <w:rsid w:val="005C60FE"/>
    <w:rsid w:val="005C6569"/>
    <w:rsid w:val="005C6BA0"/>
    <w:rsid w:val="005C6CB3"/>
    <w:rsid w:val="005C6D8D"/>
    <w:rsid w:val="005C7319"/>
    <w:rsid w:val="005D1468"/>
    <w:rsid w:val="005D1B23"/>
    <w:rsid w:val="005D2D3D"/>
    <w:rsid w:val="005D2E15"/>
    <w:rsid w:val="005D3435"/>
    <w:rsid w:val="005D3D02"/>
    <w:rsid w:val="005D53AC"/>
    <w:rsid w:val="005D6217"/>
    <w:rsid w:val="005D6505"/>
    <w:rsid w:val="005D679A"/>
    <w:rsid w:val="005D72FE"/>
    <w:rsid w:val="005D7548"/>
    <w:rsid w:val="005D75FA"/>
    <w:rsid w:val="005D76A2"/>
    <w:rsid w:val="005D79CD"/>
    <w:rsid w:val="005D7D97"/>
    <w:rsid w:val="005E1046"/>
    <w:rsid w:val="005E1D73"/>
    <w:rsid w:val="005E214F"/>
    <w:rsid w:val="005E32EC"/>
    <w:rsid w:val="005E37E7"/>
    <w:rsid w:val="005E3835"/>
    <w:rsid w:val="005E3E90"/>
    <w:rsid w:val="005E4929"/>
    <w:rsid w:val="005E5561"/>
    <w:rsid w:val="005E5D13"/>
    <w:rsid w:val="005E5F6A"/>
    <w:rsid w:val="005E612C"/>
    <w:rsid w:val="005E65D9"/>
    <w:rsid w:val="005E7C8B"/>
    <w:rsid w:val="005F0D1A"/>
    <w:rsid w:val="005F155C"/>
    <w:rsid w:val="005F1867"/>
    <w:rsid w:val="005F2EBF"/>
    <w:rsid w:val="005F3823"/>
    <w:rsid w:val="005F502C"/>
    <w:rsid w:val="005F566D"/>
    <w:rsid w:val="005F5723"/>
    <w:rsid w:val="005F59C2"/>
    <w:rsid w:val="005F7648"/>
    <w:rsid w:val="005F7AAF"/>
    <w:rsid w:val="006005B9"/>
    <w:rsid w:val="006011E1"/>
    <w:rsid w:val="00601AFD"/>
    <w:rsid w:val="006026E7"/>
    <w:rsid w:val="00602B7A"/>
    <w:rsid w:val="00605730"/>
    <w:rsid w:val="00605861"/>
    <w:rsid w:val="00605C36"/>
    <w:rsid w:val="00605DD5"/>
    <w:rsid w:val="00607509"/>
    <w:rsid w:val="006075FF"/>
    <w:rsid w:val="00610A62"/>
    <w:rsid w:val="00611137"/>
    <w:rsid w:val="00612219"/>
    <w:rsid w:val="00612454"/>
    <w:rsid w:val="0061264C"/>
    <w:rsid w:val="00614986"/>
    <w:rsid w:val="00614FD8"/>
    <w:rsid w:val="00615ADB"/>
    <w:rsid w:val="00616168"/>
    <w:rsid w:val="00616AA0"/>
    <w:rsid w:val="00616B6A"/>
    <w:rsid w:val="00617750"/>
    <w:rsid w:val="00617B47"/>
    <w:rsid w:val="00621D74"/>
    <w:rsid w:val="00621F9C"/>
    <w:rsid w:val="0062202A"/>
    <w:rsid w:val="00622172"/>
    <w:rsid w:val="0062231F"/>
    <w:rsid w:val="006230D7"/>
    <w:rsid w:val="00623D65"/>
    <w:rsid w:val="006241C5"/>
    <w:rsid w:val="00624669"/>
    <w:rsid w:val="00624D96"/>
    <w:rsid w:val="006254B7"/>
    <w:rsid w:val="00625892"/>
    <w:rsid w:val="00625CE4"/>
    <w:rsid w:val="00625E57"/>
    <w:rsid w:val="00625F3A"/>
    <w:rsid w:val="006268B2"/>
    <w:rsid w:val="00626E2D"/>
    <w:rsid w:val="0063057A"/>
    <w:rsid w:val="00630E8B"/>
    <w:rsid w:val="00630EAE"/>
    <w:rsid w:val="0063116C"/>
    <w:rsid w:val="0063125F"/>
    <w:rsid w:val="0063142B"/>
    <w:rsid w:val="00631591"/>
    <w:rsid w:val="00631A8E"/>
    <w:rsid w:val="00632ACD"/>
    <w:rsid w:val="006333E4"/>
    <w:rsid w:val="006338C0"/>
    <w:rsid w:val="00634AE6"/>
    <w:rsid w:val="00634F93"/>
    <w:rsid w:val="0063587C"/>
    <w:rsid w:val="00635C82"/>
    <w:rsid w:val="006362D1"/>
    <w:rsid w:val="00636321"/>
    <w:rsid w:val="00636AE9"/>
    <w:rsid w:val="00636AF5"/>
    <w:rsid w:val="00636C91"/>
    <w:rsid w:val="00636EF5"/>
    <w:rsid w:val="0063756D"/>
    <w:rsid w:val="006378F1"/>
    <w:rsid w:val="00640195"/>
    <w:rsid w:val="0064045B"/>
    <w:rsid w:val="00640EBB"/>
    <w:rsid w:val="00640F6A"/>
    <w:rsid w:val="00641835"/>
    <w:rsid w:val="00641E5C"/>
    <w:rsid w:val="006430F5"/>
    <w:rsid w:val="006439EB"/>
    <w:rsid w:val="00643ED0"/>
    <w:rsid w:val="00645AEC"/>
    <w:rsid w:val="00645F1B"/>
    <w:rsid w:val="0064649B"/>
    <w:rsid w:val="0064660C"/>
    <w:rsid w:val="0065033A"/>
    <w:rsid w:val="00650DA9"/>
    <w:rsid w:val="00651638"/>
    <w:rsid w:val="00652696"/>
    <w:rsid w:val="006526CB"/>
    <w:rsid w:val="00652883"/>
    <w:rsid w:val="00652D31"/>
    <w:rsid w:val="006533E9"/>
    <w:rsid w:val="00653833"/>
    <w:rsid w:val="006545D1"/>
    <w:rsid w:val="00654B35"/>
    <w:rsid w:val="006556C5"/>
    <w:rsid w:val="00655FCB"/>
    <w:rsid w:val="00656129"/>
    <w:rsid w:val="0065695A"/>
    <w:rsid w:val="00656FA6"/>
    <w:rsid w:val="0065703A"/>
    <w:rsid w:val="006572EE"/>
    <w:rsid w:val="00657574"/>
    <w:rsid w:val="0065792A"/>
    <w:rsid w:val="006605A7"/>
    <w:rsid w:val="00660D04"/>
    <w:rsid w:val="006612B4"/>
    <w:rsid w:val="0066138C"/>
    <w:rsid w:val="006615CB"/>
    <w:rsid w:val="00661670"/>
    <w:rsid w:val="006616EF"/>
    <w:rsid w:val="006617C1"/>
    <w:rsid w:val="00661E7C"/>
    <w:rsid w:val="00664C9C"/>
    <w:rsid w:val="00665183"/>
    <w:rsid w:val="00667381"/>
    <w:rsid w:val="006675C2"/>
    <w:rsid w:val="00667D20"/>
    <w:rsid w:val="00670C27"/>
    <w:rsid w:val="00671290"/>
    <w:rsid w:val="006715A8"/>
    <w:rsid w:val="006718D0"/>
    <w:rsid w:val="00672498"/>
    <w:rsid w:val="006725D0"/>
    <w:rsid w:val="006733EE"/>
    <w:rsid w:val="006736B3"/>
    <w:rsid w:val="00675B81"/>
    <w:rsid w:val="00675C02"/>
    <w:rsid w:val="006765B2"/>
    <w:rsid w:val="006767D3"/>
    <w:rsid w:val="006768DB"/>
    <w:rsid w:val="006779D9"/>
    <w:rsid w:val="00677D00"/>
    <w:rsid w:val="00680307"/>
    <w:rsid w:val="0068078B"/>
    <w:rsid w:val="00680832"/>
    <w:rsid w:val="00680A10"/>
    <w:rsid w:val="00680EDC"/>
    <w:rsid w:val="0068100F"/>
    <w:rsid w:val="00681307"/>
    <w:rsid w:val="006824C8"/>
    <w:rsid w:val="00682736"/>
    <w:rsid w:val="0068292C"/>
    <w:rsid w:val="006830C6"/>
    <w:rsid w:val="0068321C"/>
    <w:rsid w:val="00683A40"/>
    <w:rsid w:val="006841D3"/>
    <w:rsid w:val="006841FC"/>
    <w:rsid w:val="0068486C"/>
    <w:rsid w:val="00684F10"/>
    <w:rsid w:val="0068547B"/>
    <w:rsid w:val="00685582"/>
    <w:rsid w:val="006860EF"/>
    <w:rsid w:val="0068642B"/>
    <w:rsid w:val="00686E75"/>
    <w:rsid w:val="006929ED"/>
    <w:rsid w:val="00693234"/>
    <w:rsid w:val="0069527A"/>
    <w:rsid w:val="00696B35"/>
    <w:rsid w:val="0069792B"/>
    <w:rsid w:val="006A140E"/>
    <w:rsid w:val="006A1732"/>
    <w:rsid w:val="006A182D"/>
    <w:rsid w:val="006A1DC3"/>
    <w:rsid w:val="006A2279"/>
    <w:rsid w:val="006A2DF8"/>
    <w:rsid w:val="006A3C49"/>
    <w:rsid w:val="006A437B"/>
    <w:rsid w:val="006A4DC0"/>
    <w:rsid w:val="006A4FAE"/>
    <w:rsid w:val="006A632D"/>
    <w:rsid w:val="006A6593"/>
    <w:rsid w:val="006A6E82"/>
    <w:rsid w:val="006A73B6"/>
    <w:rsid w:val="006B06DB"/>
    <w:rsid w:val="006B0719"/>
    <w:rsid w:val="006B08F2"/>
    <w:rsid w:val="006B0A32"/>
    <w:rsid w:val="006B0C6E"/>
    <w:rsid w:val="006B0E6E"/>
    <w:rsid w:val="006B12CB"/>
    <w:rsid w:val="006B1BBC"/>
    <w:rsid w:val="006B48ED"/>
    <w:rsid w:val="006B4D7F"/>
    <w:rsid w:val="006B4D87"/>
    <w:rsid w:val="006B5FB4"/>
    <w:rsid w:val="006B6BAA"/>
    <w:rsid w:val="006C043D"/>
    <w:rsid w:val="006C1A00"/>
    <w:rsid w:val="006C221D"/>
    <w:rsid w:val="006C3B8E"/>
    <w:rsid w:val="006C3FD5"/>
    <w:rsid w:val="006C4D71"/>
    <w:rsid w:val="006C5167"/>
    <w:rsid w:val="006C6D07"/>
    <w:rsid w:val="006C7B41"/>
    <w:rsid w:val="006C7C77"/>
    <w:rsid w:val="006D13D6"/>
    <w:rsid w:val="006D1587"/>
    <w:rsid w:val="006D1660"/>
    <w:rsid w:val="006D280D"/>
    <w:rsid w:val="006D34E6"/>
    <w:rsid w:val="006D3A5F"/>
    <w:rsid w:val="006D3D20"/>
    <w:rsid w:val="006D5DDE"/>
    <w:rsid w:val="006D658B"/>
    <w:rsid w:val="006D6974"/>
    <w:rsid w:val="006D6A93"/>
    <w:rsid w:val="006D6BF0"/>
    <w:rsid w:val="006D73A1"/>
    <w:rsid w:val="006D76BE"/>
    <w:rsid w:val="006D76EE"/>
    <w:rsid w:val="006D7792"/>
    <w:rsid w:val="006E059F"/>
    <w:rsid w:val="006E1ABF"/>
    <w:rsid w:val="006E2C9B"/>
    <w:rsid w:val="006E3836"/>
    <w:rsid w:val="006E43E9"/>
    <w:rsid w:val="006E43FF"/>
    <w:rsid w:val="006E461B"/>
    <w:rsid w:val="006E4647"/>
    <w:rsid w:val="006E4836"/>
    <w:rsid w:val="006E4B20"/>
    <w:rsid w:val="006E64AA"/>
    <w:rsid w:val="006F0DA9"/>
    <w:rsid w:val="006F12FB"/>
    <w:rsid w:val="006F1387"/>
    <w:rsid w:val="006F31C5"/>
    <w:rsid w:val="006F4106"/>
    <w:rsid w:val="006F7274"/>
    <w:rsid w:val="006F7524"/>
    <w:rsid w:val="006F78D5"/>
    <w:rsid w:val="00700883"/>
    <w:rsid w:val="00701AB9"/>
    <w:rsid w:val="00703CDE"/>
    <w:rsid w:val="0070435A"/>
    <w:rsid w:val="0070437A"/>
    <w:rsid w:val="00705191"/>
    <w:rsid w:val="00705544"/>
    <w:rsid w:val="007059E6"/>
    <w:rsid w:val="00705AB1"/>
    <w:rsid w:val="00705C3D"/>
    <w:rsid w:val="0070652C"/>
    <w:rsid w:val="00707528"/>
    <w:rsid w:val="00707CB1"/>
    <w:rsid w:val="0071050F"/>
    <w:rsid w:val="00710B00"/>
    <w:rsid w:val="00711EFF"/>
    <w:rsid w:val="007122AB"/>
    <w:rsid w:val="00713278"/>
    <w:rsid w:val="00713297"/>
    <w:rsid w:val="00713529"/>
    <w:rsid w:val="00713C0C"/>
    <w:rsid w:val="00714163"/>
    <w:rsid w:val="00714E01"/>
    <w:rsid w:val="00715F69"/>
    <w:rsid w:val="007177AE"/>
    <w:rsid w:val="00720080"/>
    <w:rsid w:val="007202A0"/>
    <w:rsid w:val="00720D1E"/>
    <w:rsid w:val="00720E21"/>
    <w:rsid w:val="00722441"/>
    <w:rsid w:val="00722D4C"/>
    <w:rsid w:val="00723866"/>
    <w:rsid w:val="00723A9A"/>
    <w:rsid w:val="00724699"/>
    <w:rsid w:val="0072512D"/>
    <w:rsid w:val="007255A4"/>
    <w:rsid w:val="0072562B"/>
    <w:rsid w:val="00725647"/>
    <w:rsid w:val="007261F6"/>
    <w:rsid w:val="007262D1"/>
    <w:rsid w:val="007268C2"/>
    <w:rsid w:val="00730071"/>
    <w:rsid w:val="007307FE"/>
    <w:rsid w:val="00731916"/>
    <w:rsid w:val="00731AAF"/>
    <w:rsid w:val="00731BC1"/>
    <w:rsid w:val="00732E88"/>
    <w:rsid w:val="00733594"/>
    <w:rsid w:val="00734266"/>
    <w:rsid w:val="00734B06"/>
    <w:rsid w:val="0073544D"/>
    <w:rsid w:val="00735B69"/>
    <w:rsid w:val="00736106"/>
    <w:rsid w:val="007363B5"/>
    <w:rsid w:val="00736D48"/>
    <w:rsid w:val="0073734C"/>
    <w:rsid w:val="0073792B"/>
    <w:rsid w:val="00737B73"/>
    <w:rsid w:val="00737D8F"/>
    <w:rsid w:val="007411F5"/>
    <w:rsid w:val="00741378"/>
    <w:rsid w:val="00741C31"/>
    <w:rsid w:val="0074246B"/>
    <w:rsid w:val="007424F6"/>
    <w:rsid w:val="00742720"/>
    <w:rsid w:val="00742FAA"/>
    <w:rsid w:val="007445BC"/>
    <w:rsid w:val="0074468A"/>
    <w:rsid w:val="00744C6B"/>
    <w:rsid w:val="00745171"/>
    <w:rsid w:val="00745552"/>
    <w:rsid w:val="00745A7A"/>
    <w:rsid w:val="00745D2B"/>
    <w:rsid w:val="00745DD1"/>
    <w:rsid w:val="0074614C"/>
    <w:rsid w:val="00746346"/>
    <w:rsid w:val="00746653"/>
    <w:rsid w:val="00747131"/>
    <w:rsid w:val="007475BB"/>
    <w:rsid w:val="00747605"/>
    <w:rsid w:val="0075160C"/>
    <w:rsid w:val="00751EF1"/>
    <w:rsid w:val="00752707"/>
    <w:rsid w:val="00753127"/>
    <w:rsid w:val="00755260"/>
    <w:rsid w:val="00755D6B"/>
    <w:rsid w:val="0075604B"/>
    <w:rsid w:val="007568A3"/>
    <w:rsid w:val="007570A2"/>
    <w:rsid w:val="00757935"/>
    <w:rsid w:val="00757F3F"/>
    <w:rsid w:val="0076160B"/>
    <w:rsid w:val="00761CC4"/>
    <w:rsid w:val="007624EA"/>
    <w:rsid w:val="00762716"/>
    <w:rsid w:val="00762ECA"/>
    <w:rsid w:val="007638C7"/>
    <w:rsid w:val="007638D4"/>
    <w:rsid w:val="00764522"/>
    <w:rsid w:val="00764DEC"/>
    <w:rsid w:val="00766FF2"/>
    <w:rsid w:val="00767047"/>
    <w:rsid w:val="0076718E"/>
    <w:rsid w:val="007671D0"/>
    <w:rsid w:val="007677C5"/>
    <w:rsid w:val="0077351F"/>
    <w:rsid w:val="007736DC"/>
    <w:rsid w:val="00774DC8"/>
    <w:rsid w:val="00781150"/>
    <w:rsid w:val="0078125B"/>
    <w:rsid w:val="0078222E"/>
    <w:rsid w:val="0078315D"/>
    <w:rsid w:val="00783641"/>
    <w:rsid w:val="007837B7"/>
    <w:rsid w:val="00783B03"/>
    <w:rsid w:val="00784801"/>
    <w:rsid w:val="00785AB4"/>
    <w:rsid w:val="00785F8A"/>
    <w:rsid w:val="00786425"/>
    <w:rsid w:val="00786934"/>
    <w:rsid w:val="007877A5"/>
    <w:rsid w:val="0078788A"/>
    <w:rsid w:val="00790294"/>
    <w:rsid w:val="00790B93"/>
    <w:rsid w:val="00790CA5"/>
    <w:rsid w:val="00790EA3"/>
    <w:rsid w:val="00791059"/>
    <w:rsid w:val="0079235E"/>
    <w:rsid w:val="0079265A"/>
    <w:rsid w:val="007926FA"/>
    <w:rsid w:val="007930DC"/>
    <w:rsid w:val="0079332A"/>
    <w:rsid w:val="007974E7"/>
    <w:rsid w:val="00797F9A"/>
    <w:rsid w:val="007A005E"/>
    <w:rsid w:val="007A0C8D"/>
    <w:rsid w:val="007A144A"/>
    <w:rsid w:val="007A1700"/>
    <w:rsid w:val="007A1A3E"/>
    <w:rsid w:val="007A2868"/>
    <w:rsid w:val="007A32B2"/>
    <w:rsid w:val="007A3305"/>
    <w:rsid w:val="007A47C6"/>
    <w:rsid w:val="007A66EB"/>
    <w:rsid w:val="007A6BFD"/>
    <w:rsid w:val="007B08AC"/>
    <w:rsid w:val="007B0D51"/>
    <w:rsid w:val="007B12B5"/>
    <w:rsid w:val="007B24CA"/>
    <w:rsid w:val="007B3D61"/>
    <w:rsid w:val="007B3E74"/>
    <w:rsid w:val="007B4739"/>
    <w:rsid w:val="007B4D82"/>
    <w:rsid w:val="007B5F87"/>
    <w:rsid w:val="007B7042"/>
    <w:rsid w:val="007B7668"/>
    <w:rsid w:val="007C0AC6"/>
    <w:rsid w:val="007C0C2A"/>
    <w:rsid w:val="007C0CB2"/>
    <w:rsid w:val="007C1D0E"/>
    <w:rsid w:val="007C29B1"/>
    <w:rsid w:val="007C3380"/>
    <w:rsid w:val="007C344E"/>
    <w:rsid w:val="007C3899"/>
    <w:rsid w:val="007C571C"/>
    <w:rsid w:val="007C5A83"/>
    <w:rsid w:val="007C5C09"/>
    <w:rsid w:val="007C5CC8"/>
    <w:rsid w:val="007C5D12"/>
    <w:rsid w:val="007C5D29"/>
    <w:rsid w:val="007C5FB9"/>
    <w:rsid w:val="007C6119"/>
    <w:rsid w:val="007C64BC"/>
    <w:rsid w:val="007D01BD"/>
    <w:rsid w:val="007D0A1E"/>
    <w:rsid w:val="007D0B4E"/>
    <w:rsid w:val="007D311A"/>
    <w:rsid w:val="007D3942"/>
    <w:rsid w:val="007D48C8"/>
    <w:rsid w:val="007D4943"/>
    <w:rsid w:val="007D6071"/>
    <w:rsid w:val="007D75DC"/>
    <w:rsid w:val="007D7DB7"/>
    <w:rsid w:val="007E17D6"/>
    <w:rsid w:val="007E17E6"/>
    <w:rsid w:val="007E1810"/>
    <w:rsid w:val="007E2994"/>
    <w:rsid w:val="007E2995"/>
    <w:rsid w:val="007E29C4"/>
    <w:rsid w:val="007E35C2"/>
    <w:rsid w:val="007E3E3C"/>
    <w:rsid w:val="007E4331"/>
    <w:rsid w:val="007E570D"/>
    <w:rsid w:val="007E6136"/>
    <w:rsid w:val="007E6E74"/>
    <w:rsid w:val="007E7051"/>
    <w:rsid w:val="007E70E8"/>
    <w:rsid w:val="007E7CDD"/>
    <w:rsid w:val="007F25A6"/>
    <w:rsid w:val="007F2655"/>
    <w:rsid w:val="007F3FAE"/>
    <w:rsid w:val="007F5229"/>
    <w:rsid w:val="007F6866"/>
    <w:rsid w:val="007F771E"/>
    <w:rsid w:val="007F773B"/>
    <w:rsid w:val="00800814"/>
    <w:rsid w:val="00801606"/>
    <w:rsid w:val="00802019"/>
    <w:rsid w:val="0080328C"/>
    <w:rsid w:val="00803E51"/>
    <w:rsid w:val="0080437A"/>
    <w:rsid w:val="00804A33"/>
    <w:rsid w:val="00805B29"/>
    <w:rsid w:val="008061A1"/>
    <w:rsid w:val="0080745B"/>
    <w:rsid w:val="008101C2"/>
    <w:rsid w:val="00811CA7"/>
    <w:rsid w:val="00812B1D"/>
    <w:rsid w:val="00813269"/>
    <w:rsid w:val="00815C3B"/>
    <w:rsid w:val="00815F1D"/>
    <w:rsid w:val="00815FDE"/>
    <w:rsid w:val="00816E55"/>
    <w:rsid w:val="00820BEE"/>
    <w:rsid w:val="00820D2D"/>
    <w:rsid w:val="00820EB2"/>
    <w:rsid w:val="00820FA1"/>
    <w:rsid w:val="008214B7"/>
    <w:rsid w:val="00821DAF"/>
    <w:rsid w:val="0082349E"/>
    <w:rsid w:val="0082412D"/>
    <w:rsid w:val="00824605"/>
    <w:rsid w:val="008255BD"/>
    <w:rsid w:val="0082565A"/>
    <w:rsid w:val="0082622C"/>
    <w:rsid w:val="00830576"/>
    <w:rsid w:val="00830F37"/>
    <w:rsid w:val="0083117F"/>
    <w:rsid w:val="008320BE"/>
    <w:rsid w:val="008328E9"/>
    <w:rsid w:val="00832EEC"/>
    <w:rsid w:val="00832F4F"/>
    <w:rsid w:val="00833686"/>
    <w:rsid w:val="008349F1"/>
    <w:rsid w:val="00834A3F"/>
    <w:rsid w:val="00834DE1"/>
    <w:rsid w:val="0083543E"/>
    <w:rsid w:val="008355D0"/>
    <w:rsid w:val="00835EE2"/>
    <w:rsid w:val="0083654A"/>
    <w:rsid w:val="00836D51"/>
    <w:rsid w:val="00836E62"/>
    <w:rsid w:val="00837375"/>
    <w:rsid w:val="008374B6"/>
    <w:rsid w:val="0083781D"/>
    <w:rsid w:val="00837A12"/>
    <w:rsid w:val="00837D56"/>
    <w:rsid w:val="008409F2"/>
    <w:rsid w:val="008414F5"/>
    <w:rsid w:val="00841EF6"/>
    <w:rsid w:val="00842137"/>
    <w:rsid w:val="00842517"/>
    <w:rsid w:val="008425E8"/>
    <w:rsid w:val="008425EE"/>
    <w:rsid w:val="008429E5"/>
    <w:rsid w:val="008432A6"/>
    <w:rsid w:val="00843B61"/>
    <w:rsid w:val="00843EB8"/>
    <w:rsid w:val="00844444"/>
    <w:rsid w:val="008447C8"/>
    <w:rsid w:val="008454AE"/>
    <w:rsid w:val="00845563"/>
    <w:rsid w:val="00845F26"/>
    <w:rsid w:val="00846C77"/>
    <w:rsid w:val="0084717C"/>
    <w:rsid w:val="008507E5"/>
    <w:rsid w:val="00850DCA"/>
    <w:rsid w:val="00851EFB"/>
    <w:rsid w:val="008528B0"/>
    <w:rsid w:val="008535CF"/>
    <w:rsid w:val="00853BD9"/>
    <w:rsid w:val="00855B70"/>
    <w:rsid w:val="00855E1C"/>
    <w:rsid w:val="00856BE8"/>
    <w:rsid w:val="00857C74"/>
    <w:rsid w:val="008603CC"/>
    <w:rsid w:val="008614A0"/>
    <w:rsid w:val="00861FDC"/>
    <w:rsid w:val="00862B77"/>
    <w:rsid w:val="00862CCA"/>
    <w:rsid w:val="00863661"/>
    <w:rsid w:val="008642B9"/>
    <w:rsid w:val="00865498"/>
    <w:rsid w:val="008654AE"/>
    <w:rsid w:val="0086674C"/>
    <w:rsid w:val="00867EDB"/>
    <w:rsid w:val="008704D3"/>
    <w:rsid w:val="008711DD"/>
    <w:rsid w:val="008714F4"/>
    <w:rsid w:val="008729D7"/>
    <w:rsid w:val="00873989"/>
    <w:rsid w:val="00874591"/>
    <w:rsid w:val="00874812"/>
    <w:rsid w:val="00875797"/>
    <w:rsid w:val="008770C1"/>
    <w:rsid w:val="008775A0"/>
    <w:rsid w:val="00880014"/>
    <w:rsid w:val="008805E9"/>
    <w:rsid w:val="008806D9"/>
    <w:rsid w:val="00880876"/>
    <w:rsid w:val="0088091A"/>
    <w:rsid w:val="00880B6D"/>
    <w:rsid w:val="00881B18"/>
    <w:rsid w:val="00882181"/>
    <w:rsid w:val="0088248E"/>
    <w:rsid w:val="00882AA5"/>
    <w:rsid w:val="0088353E"/>
    <w:rsid w:val="008848A9"/>
    <w:rsid w:val="00884F98"/>
    <w:rsid w:val="00885555"/>
    <w:rsid w:val="00885712"/>
    <w:rsid w:val="00885CF9"/>
    <w:rsid w:val="00886555"/>
    <w:rsid w:val="00887784"/>
    <w:rsid w:val="00890BA0"/>
    <w:rsid w:val="00890D05"/>
    <w:rsid w:val="0089160C"/>
    <w:rsid w:val="00891A53"/>
    <w:rsid w:val="00891D1B"/>
    <w:rsid w:val="00892EB0"/>
    <w:rsid w:val="0089348B"/>
    <w:rsid w:val="008940E9"/>
    <w:rsid w:val="00894C33"/>
    <w:rsid w:val="0089525B"/>
    <w:rsid w:val="00895603"/>
    <w:rsid w:val="0089636E"/>
    <w:rsid w:val="00896FCE"/>
    <w:rsid w:val="008A05E1"/>
    <w:rsid w:val="008A26CF"/>
    <w:rsid w:val="008A2788"/>
    <w:rsid w:val="008A2D05"/>
    <w:rsid w:val="008A3748"/>
    <w:rsid w:val="008A3830"/>
    <w:rsid w:val="008A52EE"/>
    <w:rsid w:val="008A5305"/>
    <w:rsid w:val="008A59E8"/>
    <w:rsid w:val="008A6B68"/>
    <w:rsid w:val="008A6DD1"/>
    <w:rsid w:val="008A73DD"/>
    <w:rsid w:val="008A7E8F"/>
    <w:rsid w:val="008B1677"/>
    <w:rsid w:val="008B1B20"/>
    <w:rsid w:val="008B1E31"/>
    <w:rsid w:val="008B2588"/>
    <w:rsid w:val="008B2DD7"/>
    <w:rsid w:val="008B3ABF"/>
    <w:rsid w:val="008B3B7D"/>
    <w:rsid w:val="008B425A"/>
    <w:rsid w:val="008B52E6"/>
    <w:rsid w:val="008B55CE"/>
    <w:rsid w:val="008B5698"/>
    <w:rsid w:val="008B6ED8"/>
    <w:rsid w:val="008B7D28"/>
    <w:rsid w:val="008C01C1"/>
    <w:rsid w:val="008C03FD"/>
    <w:rsid w:val="008C07AB"/>
    <w:rsid w:val="008C13C2"/>
    <w:rsid w:val="008C1D8E"/>
    <w:rsid w:val="008C2F8F"/>
    <w:rsid w:val="008C2FEC"/>
    <w:rsid w:val="008C497E"/>
    <w:rsid w:val="008C4B18"/>
    <w:rsid w:val="008C4E72"/>
    <w:rsid w:val="008C51A3"/>
    <w:rsid w:val="008C5602"/>
    <w:rsid w:val="008C681C"/>
    <w:rsid w:val="008C7735"/>
    <w:rsid w:val="008C7BEF"/>
    <w:rsid w:val="008D0735"/>
    <w:rsid w:val="008D15A6"/>
    <w:rsid w:val="008D1668"/>
    <w:rsid w:val="008D183A"/>
    <w:rsid w:val="008D199F"/>
    <w:rsid w:val="008D208D"/>
    <w:rsid w:val="008D2146"/>
    <w:rsid w:val="008D2DB7"/>
    <w:rsid w:val="008D2FDB"/>
    <w:rsid w:val="008D385C"/>
    <w:rsid w:val="008D4412"/>
    <w:rsid w:val="008D47FF"/>
    <w:rsid w:val="008D5353"/>
    <w:rsid w:val="008D63E3"/>
    <w:rsid w:val="008D65B1"/>
    <w:rsid w:val="008D6991"/>
    <w:rsid w:val="008D6F3E"/>
    <w:rsid w:val="008D70F9"/>
    <w:rsid w:val="008D7D02"/>
    <w:rsid w:val="008E0896"/>
    <w:rsid w:val="008E0F11"/>
    <w:rsid w:val="008E1F37"/>
    <w:rsid w:val="008E2169"/>
    <w:rsid w:val="008E22DF"/>
    <w:rsid w:val="008E29F1"/>
    <w:rsid w:val="008E3A37"/>
    <w:rsid w:val="008E3EB2"/>
    <w:rsid w:val="008E43E4"/>
    <w:rsid w:val="008E5A72"/>
    <w:rsid w:val="008E5DD9"/>
    <w:rsid w:val="008E6C12"/>
    <w:rsid w:val="008E7387"/>
    <w:rsid w:val="008E7442"/>
    <w:rsid w:val="008E7504"/>
    <w:rsid w:val="008E7AD3"/>
    <w:rsid w:val="008F0A49"/>
    <w:rsid w:val="008F0BE1"/>
    <w:rsid w:val="008F103B"/>
    <w:rsid w:val="008F1307"/>
    <w:rsid w:val="008F2A17"/>
    <w:rsid w:val="008F302B"/>
    <w:rsid w:val="008F39E4"/>
    <w:rsid w:val="008F523F"/>
    <w:rsid w:val="008F531F"/>
    <w:rsid w:val="008F560C"/>
    <w:rsid w:val="008F69DD"/>
    <w:rsid w:val="008F6E1F"/>
    <w:rsid w:val="008F7119"/>
    <w:rsid w:val="008F733B"/>
    <w:rsid w:val="008F739E"/>
    <w:rsid w:val="008F75A1"/>
    <w:rsid w:val="008F7886"/>
    <w:rsid w:val="008F7BBD"/>
    <w:rsid w:val="0090066A"/>
    <w:rsid w:val="00900B19"/>
    <w:rsid w:val="009011B7"/>
    <w:rsid w:val="0090166C"/>
    <w:rsid w:val="00901924"/>
    <w:rsid w:val="0090273D"/>
    <w:rsid w:val="00902A5E"/>
    <w:rsid w:val="00902CF8"/>
    <w:rsid w:val="0090331B"/>
    <w:rsid w:val="00903C50"/>
    <w:rsid w:val="00904180"/>
    <w:rsid w:val="009046B4"/>
    <w:rsid w:val="009047DC"/>
    <w:rsid w:val="0090487B"/>
    <w:rsid w:val="00904AE0"/>
    <w:rsid w:val="00904CCD"/>
    <w:rsid w:val="00905972"/>
    <w:rsid w:val="00906105"/>
    <w:rsid w:val="00906B9D"/>
    <w:rsid w:val="00906BEE"/>
    <w:rsid w:val="00906E26"/>
    <w:rsid w:val="00906EE2"/>
    <w:rsid w:val="0091094C"/>
    <w:rsid w:val="00910BE2"/>
    <w:rsid w:val="00911416"/>
    <w:rsid w:val="00912071"/>
    <w:rsid w:val="00912196"/>
    <w:rsid w:val="00912A35"/>
    <w:rsid w:val="00912DD9"/>
    <w:rsid w:val="00912E15"/>
    <w:rsid w:val="00914275"/>
    <w:rsid w:val="009143E4"/>
    <w:rsid w:val="00916293"/>
    <w:rsid w:val="0091632B"/>
    <w:rsid w:val="009163B2"/>
    <w:rsid w:val="00916AB8"/>
    <w:rsid w:val="00917617"/>
    <w:rsid w:val="00917841"/>
    <w:rsid w:val="00917C2A"/>
    <w:rsid w:val="00920435"/>
    <w:rsid w:val="009205D0"/>
    <w:rsid w:val="00920E41"/>
    <w:rsid w:val="00921924"/>
    <w:rsid w:val="0092240D"/>
    <w:rsid w:val="00923A7D"/>
    <w:rsid w:val="00924DA1"/>
    <w:rsid w:val="00925157"/>
    <w:rsid w:val="009254D3"/>
    <w:rsid w:val="00925BEF"/>
    <w:rsid w:val="00927989"/>
    <w:rsid w:val="00927E35"/>
    <w:rsid w:val="0093041D"/>
    <w:rsid w:val="00930FB9"/>
    <w:rsid w:val="0093147F"/>
    <w:rsid w:val="00932A9A"/>
    <w:rsid w:val="00932ED5"/>
    <w:rsid w:val="009330A0"/>
    <w:rsid w:val="009330F2"/>
    <w:rsid w:val="00933E3B"/>
    <w:rsid w:val="009344FE"/>
    <w:rsid w:val="009347C9"/>
    <w:rsid w:val="0093497C"/>
    <w:rsid w:val="00934B3D"/>
    <w:rsid w:val="00935CB9"/>
    <w:rsid w:val="009363CC"/>
    <w:rsid w:val="009368F7"/>
    <w:rsid w:val="00936A2E"/>
    <w:rsid w:val="00936D59"/>
    <w:rsid w:val="00937851"/>
    <w:rsid w:val="00941304"/>
    <w:rsid w:val="0094191B"/>
    <w:rsid w:val="00941FA1"/>
    <w:rsid w:val="00944BAF"/>
    <w:rsid w:val="00944D11"/>
    <w:rsid w:val="009454DE"/>
    <w:rsid w:val="00945E2C"/>
    <w:rsid w:val="0094754D"/>
    <w:rsid w:val="00947892"/>
    <w:rsid w:val="00947C4E"/>
    <w:rsid w:val="0095118B"/>
    <w:rsid w:val="0095171E"/>
    <w:rsid w:val="0095181F"/>
    <w:rsid w:val="00951D1A"/>
    <w:rsid w:val="00951E27"/>
    <w:rsid w:val="00952771"/>
    <w:rsid w:val="0095503F"/>
    <w:rsid w:val="0095587F"/>
    <w:rsid w:val="00955AA7"/>
    <w:rsid w:val="009562B0"/>
    <w:rsid w:val="009562FF"/>
    <w:rsid w:val="0095683F"/>
    <w:rsid w:val="00956932"/>
    <w:rsid w:val="009569A8"/>
    <w:rsid w:val="00956AEF"/>
    <w:rsid w:val="0095714E"/>
    <w:rsid w:val="00960E2E"/>
    <w:rsid w:val="009612DC"/>
    <w:rsid w:val="00961B41"/>
    <w:rsid w:val="009623AA"/>
    <w:rsid w:val="00964662"/>
    <w:rsid w:val="00964B39"/>
    <w:rsid w:val="00964D5B"/>
    <w:rsid w:val="0096654C"/>
    <w:rsid w:val="00967431"/>
    <w:rsid w:val="009675BA"/>
    <w:rsid w:val="00967904"/>
    <w:rsid w:val="00970F37"/>
    <w:rsid w:val="009712AE"/>
    <w:rsid w:val="00971566"/>
    <w:rsid w:val="00971940"/>
    <w:rsid w:val="00971A47"/>
    <w:rsid w:val="00972BA4"/>
    <w:rsid w:val="00973550"/>
    <w:rsid w:val="00973C68"/>
    <w:rsid w:val="0097429A"/>
    <w:rsid w:val="0097474B"/>
    <w:rsid w:val="00976F83"/>
    <w:rsid w:val="00977218"/>
    <w:rsid w:val="00981564"/>
    <w:rsid w:val="00981727"/>
    <w:rsid w:val="0098324E"/>
    <w:rsid w:val="009835AB"/>
    <w:rsid w:val="00983F68"/>
    <w:rsid w:val="009840F2"/>
    <w:rsid w:val="009844F2"/>
    <w:rsid w:val="00985BC9"/>
    <w:rsid w:val="00987099"/>
    <w:rsid w:val="009879EC"/>
    <w:rsid w:val="009911BD"/>
    <w:rsid w:val="009914F6"/>
    <w:rsid w:val="00991571"/>
    <w:rsid w:val="00991CAF"/>
    <w:rsid w:val="00992757"/>
    <w:rsid w:val="00992786"/>
    <w:rsid w:val="00992A7A"/>
    <w:rsid w:val="00993A36"/>
    <w:rsid w:val="00993E32"/>
    <w:rsid w:val="0099434A"/>
    <w:rsid w:val="00994AE2"/>
    <w:rsid w:val="009959AB"/>
    <w:rsid w:val="00995BC6"/>
    <w:rsid w:val="00995EBC"/>
    <w:rsid w:val="00996139"/>
    <w:rsid w:val="00996164"/>
    <w:rsid w:val="00997297"/>
    <w:rsid w:val="009A01AC"/>
    <w:rsid w:val="009A059D"/>
    <w:rsid w:val="009A0AD9"/>
    <w:rsid w:val="009A125F"/>
    <w:rsid w:val="009A1BA9"/>
    <w:rsid w:val="009A1F1C"/>
    <w:rsid w:val="009A2151"/>
    <w:rsid w:val="009A261F"/>
    <w:rsid w:val="009A2E80"/>
    <w:rsid w:val="009A2EBA"/>
    <w:rsid w:val="009A3D7A"/>
    <w:rsid w:val="009A4741"/>
    <w:rsid w:val="009A47F8"/>
    <w:rsid w:val="009A4EC0"/>
    <w:rsid w:val="009A55F7"/>
    <w:rsid w:val="009A6B11"/>
    <w:rsid w:val="009A78D4"/>
    <w:rsid w:val="009A7EEE"/>
    <w:rsid w:val="009B0458"/>
    <w:rsid w:val="009B2157"/>
    <w:rsid w:val="009B275A"/>
    <w:rsid w:val="009B48F2"/>
    <w:rsid w:val="009B561A"/>
    <w:rsid w:val="009B5ACF"/>
    <w:rsid w:val="009B5C0D"/>
    <w:rsid w:val="009B5CFF"/>
    <w:rsid w:val="009B6EE5"/>
    <w:rsid w:val="009C02BE"/>
    <w:rsid w:val="009C06BD"/>
    <w:rsid w:val="009C1516"/>
    <w:rsid w:val="009C15C3"/>
    <w:rsid w:val="009C175B"/>
    <w:rsid w:val="009C2074"/>
    <w:rsid w:val="009C236C"/>
    <w:rsid w:val="009C2C9D"/>
    <w:rsid w:val="009C38C7"/>
    <w:rsid w:val="009C3D74"/>
    <w:rsid w:val="009C43F8"/>
    <w:rsid w:val="009C4C09"/>
    <w:rsid w:val="009C789E"/>
    <w:rsid w:val="009D0EBB"/>
    <w:rsid w:val="009D0F25"/>
    <w:rsid w:val="009D1478"/>
    <w:rsid w:val="009D150A"/>
    <w:rsid w:val="009D1C59"/>
    <w:rsid w:val="009D412E"/>
    <w:rsid w:val="009D41AD"/>
    <w:rsid w:val="009D47F4"/>
    <w:rsid w:val="009D53FD"/>
    <w:rsid w:val="009D5DF9"/>
    <w:rsid w:val="009D6FDF"/>
    <w:rsid w:val="009D7259"/>
    <w:rsid w:val="009D7381"/>
    <w:rsid w:val="009D7B38"/>
    <w:rsid w:val="009E05BD"/>
    <w:rsid w:val="009E0F22"/>
    <w:rsid w:val="009E1076"/>
    <w:rsid w:val="009E153D"/>
    <w:rsid w:val="009E1C2D"/>
    <w:rsid w:val="009E4C0B"/>
    <w:rsid w:val="009E6099"/>
    <w:rsid w:val="009E629D"/>
    <w:rsid w:val="009E6B74"/>
    <w:rsid w:val="009F0400"/>
    <w:rsid w:val="009F0DD4"/>
    <w:rsid w:val="009F155B"/>
    <w:rsid w:val="009F1B8A"/>
    <w:rsid w:val="009F254C"/>
    <w:rsid w:val="009F297C"/>
    <w:rsid w:val="009F3743"/>
    <w:rsid w:val="009F3EAC"/>
    <w:rsid w:val="009F440D"/>
    <w:rsid w:val="009F50C0"/>
    <w:rsid w:val="009F5177"/>
    <w:rsid w:val="009F5995"/>
    <w:rsid w:val="009F5CE7"/>
    <w:rsid w:val="009F5E11"/>
    <w:rsid w:val="009F637A"/>
    <w:rsid w:val="009F6984"/>
    <w:rsid w:val="009F726E"/>
    <w:rsid w:val="009F7823"/>
    <w:rsid w:val="00A0095F"/>
    <w:rsid w:val="00A009FC"/>
    <w:rsid w:val="00A01608"/>
    <w:rsid w:val="00A01914"/>
    <w:rsid w:val="00A03332"/>
    <w:rsid w:val="00A03BA5"/>
    <w:rsid w:val="00A043B9"/>
    <w:rsid w:val="00A04552"/>
    <w:rsid w:val="00A053AA"/>
    <w:rsid w:val="00A056FB"/>
    <w:rsid w:val="00A06708"/>
    <w:rsid w:val="00A06D80"/>
    <w:rsid w:val="00A07CCB"/>
    <w:rsid w:val="00A101F4"/>
    <w:rsid w:val="00A104D9"/>
    <w:rsid w:val="00A10C90"/>
    <w:rsid w:val="00A11B83"/>
    <w:rsid w:val="00A12779"/>
    <w:rsid w:val="00A12A74"/>
    <w:rsid w:val="00A13348"/>
    <w:rsid w:val="00A13E59"/>
    <w:rsid w:val="00A140FA"/>
    <w:rsid w:val="00A14401"/>
    <w:rsid w:val="00A144BC"/>
    <w:rsid w:val="00A15201"/>
    <w:rsid w:val="00A15636"/>
    <w:rsid w:val="00A15E38"/>
    <w:rsid w:val="00A16644"/>
    <w:rsid w:val="00A169E4"/>
    <w:rsid w:val="00A1724D"/>
    <w:rsid w:val="00A1797C"/>
    <w:rsid w:val="00A17C25"/>
    <w:rsid w:val="00A2095D"/>
    <w:rsid w:val="00A20AD9"/>
    <w:rsid w:val="00A20B5D"/>
    <w:rsid w:val="00A21092"/>
    <w:rsid w:val="00A217F7"/>
    <w:rsid w:val="00A218CB"/>
    <w:rsid w:val="00A219A1"/>
    <w:rsid w:val="00A21B62"/>
    <w:rsid w:val="00A22A0E"/>
    <w:rsid w:val="00A236A7"/>
    <w:rsid w:val="00A24107"/>
    <w:rsid w:val="00A242B8"/>
    <w:rsid w:val="00A24CC2"/>
    <w:rsid w:val="00A24E5A"/>
    <w:rsid w:val="00A252BA"/>
    <w:rsid w:val="00A2536E"/>
    <w:rsid w:val="00A266AB"/>
    <w:rsid w:val="00A26844"/>
    <w:rsid w:val="00A26C5B"/>
    <w:rsid w:val="00A26D83"/>
    <w:rsid w:val="00A2722E"/>
    <w:rsid w:val="00A27CCE"/>
    <w:rsid w:val="00A30440"/>
    <w:rsid w:val="00A30BC0"/>
    <w:rsid w:val="00A30DA1"/>
    <w:rsid w:val="00A30F50"/>
    <w:rsid w:val="00A3147C"/>
    <w:rsid w:val="00A316F9"/>
    <w:rsid w:val="00A327A9"/>
    <w:rsid w:val="00A3369D"/>
    <w:rsid w:val="00A33702"/>
    <w:rsid w:val="00A33E97"/>
    <w:rsid w:val="00A35037"/>
    <w:rsid w:val="00A352F1"/>
    <w:rsid w:val="00A360D8"/>
    <w:rsid w:val="00A366AC"/>
    <w:rsid w:val="00A37F49"/>
    <w:rsid w:val="00A40116"/>
    <w:rsid w:val="00A40240"/>
    <w:rsid w:val="00A4030F"/>
    <w:rsid w:val="00A418A0"/>
    <w:rsid w:val="00A41CDC"/>
    <w:rsid w:val="00A42078"/>
    <w:rsid w:val="00A4225A"/>
    <w:rsid w:val="00A42FFB"/>
    <w:rsid w:val="00A437F1"/>
    <w:rsid w:val="00A4487E"/>
    <w:rsid w:val="00A44F04"/>
    <w:rsid w:val="00A454B3"/>
    <w:rsid w:val="00A45F77"/>
    <w:rsid w:val="00A4647C"/>
    <w:rsid w:val="00A46F7C"/>
    <w:rsid w:val="00A47477"/>
    <w:rsid w:val="00A4757D"/>
    <w:rsid w:val="00A475E5"/>
    <w:rsid w:val="00A5001F"/>
    <w:rsid w:val="00A50436"/>
    <w:rsid w:val="00A515E8"/>
    <w:rsid w:val="00A51AFB"/>
    <w:rsid w:val="00A51B45"/>
    <w:rsid w:val="00A51BCF"/>
    <w:rsid w:val="00A51CA5"/>
    <w:rsid w:val="00A5347C"/>
    <w:rsid w:val="00A543B9"/>
    <w:rsid w:val="00A5462D"/>
    <w:rsid w:val="00A549DD"/>
    <w:rsid w:val="00A553D1"/>
    <w:rsid w:val="00A5586C"/>
    <w:rsid w:val="00A5596E"/>
    <w:rsid w:val="00A564C6"/>
    <w:rsid w:val="00A56FC1"/>
    <w:rsid w:val="00A57828"/>
    <w:rsid w:val="00A57D06"/>
    <w:rsid w:val="00A6027B"/>
    <w:rsid w:val="00A609DC"/>
    <w:rsid w:val="00A60CD5"/>
    <w:rsid w:val="00A61A25"/>
    <w:rsid w:val="00A627A8"/>
    <w:rsid w:val="00A63060"/>
    <w:rsid w:val="00A634C9"/>
    <w:rsid w:val="00A65C43"/>
    <w:rsid w:val="00A66042"/>
    <w:rsid w:val="00A66FC3"/>
    <w:rsid w:val="00A702E2"/>
    <w:rsid w:val="00A70594"/>
    <w:rsid w:val="00A70E66"/>
    <w:rsid w:val="00A71BE4"/>
    <w:rsid w:val="00A7291C"/>
    <w:rsid w:val="00A72EAC"/>
    <w:rsid w:val="00A73438"/>
    <w:rsid w:val="00A73657"/>
    <w:rsid w:val="00A73832"/>
    <w:rsid w:val="00A73FF7"/>
    <w:rsid w:val="00A74078"/>
    <w:rsid w:val="00A744FF"/>
    <w:rsid w:val="00A747E5"/>
    <w:rsid w:val="00A74F86"/>
    <w:rsid w:val="00A75073"/>
    <w:rsid w:val="00A75230"/>
    <w:rsid w:val="00A7590F"/>
    <w:rsid w:val="00A759E0"/>
    <w:rsid w:val="00A769FB"/>
    <w:rsid w:val="00A7788F"/>
    <w:rsid w:val="00A80409"/>
    <w:rsid w:val="00A80DE0"/>
    <w:rsid w:val="00A819B6"/>
    <w:rsid w:val="00A8336A"/>
    <w:rsid w:val="00A8345D"/>
    <w:rsid w:val="00A83CF0"/>
    <w:rsid w:val="00A846E6"/>
    <w:rsid w:val="00A84AEE"/>
    <w:rsid w:val="00A84D16"/>
    <w:rsid w:val="00A85057"/>
    <w:rsid w:val="00A86E28"/>
    <w:rsid w:val="00A87104"/>
    <w:rsid w:val="00A87FCB"/>
    <w:rsid w:val="00A902A7"/>
    <w:rsid w:val="00A90517"/>
    <w:rsid w:val="00A90ACF"/>
    <w:rsid w:val="00A91556"/>
    <w:rsid w:val="00A92199"/>
    <w:rsid w:val="00A93486"/>
    <w:rsid w:val="00A93D81"/>
    <w:rsid w:val="00A93E5D"/>
    <w:rsid w:val="00A94DC7"/>
    <w:rsid w:val="00A95630"/>
    <w:rsid w:val="00A96117"/>
    <w:rsid w:val="00A96466"/>
    <w:rsid w:val="00A96B40"/>
    <w:rsid w:val="00A96BC1"/>
    <w:rsid w:val="00A9746F"/>
    <w:rsid w:val="00A9757A"/>
    <w:rsid w:val="00AA1103"/>
    <w:rsid w:val="00AA2076"/>
    <w:rsid w:val="00AA2299"/>
    <w:rsid w:val="00AA2A07"/>
    <w:rsid w:val="00AA419B"/>
    <w:rsid w:val="00AA4A57"/>
    <w:rsid w:val="00AA4CF4"/>
    <w:rsid w:val="00AA5322"/>
    <w:rsid w:val="00AA5A34"/>
    <w:rsid w:val="00AA5DBD"/>
    <w:rsid w:val="00AA6D3F"/>
    <w:rsid w:val="00AA706E"/>
    <w:rsid w:val="00AB0265"/>
    <w:rsid w:val="00AB1736"/>
    <w:rsid w:val="00AB180E"/>
    <w:rsid w:val="00AB1C9D"/>
    <w:rsid w:val="00AB2844"/>
    <w:rsid w:val="00AB30E7"/>
    <w:rsid w:val="00AB39DB"/>
    <w:rsid w:val="00AB3F43"/>
    <w:rsid w:val="00AB40CD"/>
    <w:rsid w:val="00AB44CA"/>
    <w:rsid w:val="00AB4F23"/>
    <w:rsid w:val="00AB5D96"/>
    <w:rsid w:val="00AB5FCD"/>
    <w:rsid w:val="00AB6B19"/>
    <w:rsid w:val="00AB6B74"/>
    <w:rsid w:val="00AB7378"/>
    <w:rsid w:val="00AB78E5"/>
    <w:rsid w:val="00AB7913"/>
    <w:rsid w:val="00AC0467"/>
    <w:rsid w:val="00AC0A3A"/>
    <w:rsid w:val="00AC111D"/>
    <w:rsid w:val="00AC2C0A"/>
    <w:rsid w:val="00AC2CA7"/>
    <w:rsid w:val="00AC2E6F"/>
    <w:rsid w:val="00AC3122"/>
    <w:rsid w:val="00AC3123"/>
    <w:rsid w:val="00AC3163"/>
    <w:rsid w:val="00AC45DA"/>
    <w:rsid w:val="00AC5C1B"/>
    <w:rsid w:val="00AC76A6"/>
    <w:rsid w:val="00AC784F"/>
    <w:rsid w:val="00AC7D54"/>
    <w:rsid w:val="00AD0910"/>
    <w:rsid w:val="00AD1BB7"/>
    <w:rsid w:val="00AD1E3E"/>
    <w:rsid w:val="00AD1EB3"/>
    <w:rsid w:val="00AD203D"/>
    <w:rsid w:val="00AD3544"/>
    <w:rsid w:val="00AD42DF"/>
    <w:rsid w:val="00AD57E7"/>
    <w:rsid w:val="00AD6240"/>
    <w:rsid w:val="00AD6731"/>
    <w:rsid w:val="00AD6C47"/>
    <w:rsid w:val="00AE09FB"/>
    <w:rsid w:val="00AE1424"/>
    <w:rsid w:val="00AE1741"/>
    <w:rsid w:val="00AE2063"/>
    <w:rsid w:val="00AE39CA"/>
    <w:rsid w:val="00AE3BA3"/>
    <w:rsid w:val="00AE3C6A"/>
    <w:rsid w:val="00AE3FF2"/>
    <w:rsid w:val="00AE4933"/>
    <w:rsid w:val="00AE4AFB"/>
    <w:rsid w:val="00AE5459"/>
    <w:rsid w:val="00AE56F5"/>
    <w:rsid w:val="00AE5A69"/>
    <w:rsid w:val="00AE5CD9"/>
    <w:rsid w:val="00AE61CB"/>
    <w:rsid w:val="00AE666D"/>
    <w:rsid w:val="00AE66AC"/>
    <w:rsid w:val="00AE702C"/>
    <w:rsid w:val="00AE76A9"/>
    <w:rsid w:val="00AE7F75"/>
    <w:rsid w:val="00AF00CA"/>
    <w:rsid w:val="00AF1864"/>
    <w:rsid w:val="00AF213E"/>
    <w:rsid w:val="00AF2C59"/>
    <w:rsid w:val="00AF308F"/>
    <w:rsid w:val="00AF3862"/>
    <w:rsid w:val="00AF4066"/>
    <w:rsid w:val="00AF42D7"/>
    <w:rsid w:val="00AF451C"/>
    <w:rsid w:val="00AF4862"/>
    <w:rsid w:val="00AF48B4"/>
    <w:rsid w:val="00AF4AD0"/>
    <w:rsid w:val="00AF5E2E"/>
    <w:rsid w:val="00AF7972"/>
    <w:rsid w:val="00AF7DE3"/>
    <w:rsid w:val="00B01632"/>
    <w:rsid w:val="00B01BF4"/>
    <w:rsid w:val="00B026B9"/>
    <w:rsid w:val="00B03457"/>
    <w:rsid w:val="00B03509"/>
    <w:rsid w:val="00B0360B"/>
    <w:rsid w:val="00B03E41"/>
    <w:rsid w:val="00B044F2"/>
    <w:rsid w:val="00B04A6E"/>
    <w:rsid w:val="00B05519"/>
    <w:rsid w:val="00B05541"/>
    <w:rsid w:val="00B0596B"/>
    <w:rsid w:val="00B059C9"/>
    <w:rsid w:val="00B05AC4"/>
    <w:rsid w:val="00B0660F"/>
    <w:rsid w:val="00B07238"/>
    <w:rsid w:val="00B07869"/>
    <w:rsid w:val="00B07A8D"/>
    <w:rsid w:val="00B07B93"/>
    <w:rsid w:val="00B1070B"/>
    <w:rsid w:val="00B10723"/>
    <w:rsid w:val="00B10CA1"/>
    <w:rsid w:val="00B11FAE"/>
    <w:rsid w:val="00B13976"/>
    <w:rsid w:val="00B13B6E"/>
    <w:rsid w:val="00B13E68"/>
    <w:rsid w:val="00B13FFF"/>
    <w:rsid w:val="00B1481E"/>
    <w:rsid w:val="00B14A65"/>
    <w:rsid w:val="00B15362"/>
    <w:rsid w:val="00B15453"/>
    <w:rsid w:val="00B15B45"/>
    <w:rsid w:val="00B15DC7"/>
    <w:rsid w:val="00B1667E"/>
    <w:rsid w:val="00B1744F"/>
    <w:rsid w:val="00B174B8"/>
    <w:rsid w:val="00B200D0"/>
    <w:rsid w:val="00B204D7"/>
    <w:rsid w:val="00B22359"/>
    <w:rsid w:val="00B228B7"/>
    <w:rsid w:val="00B22A79"/>
    <w:rsid w:val="00B23A3F"/>
    <w:rsid w:val="00B23E60"/>
    <w:rsid w:val="00B243CC"/>
    <w:rsid w:val="00B246A1"/>
    <w:rsid w:val="00B24C6A"/>
    <w:rsid w:val="00B2567A"/>
    <w:rsid w:val="00B25E76"/>
    <w:rsid w:val="00B25ECB"/>
    <w:rsid w:val="00B25FD6"/>
    <w:rsid w:val="00B261A0"/>
    <w:rsid w:val="00B26226"/>
    <w:rsid w:val="00B26B53"/>
    <w:rsid w:val="00B27345"/>
    <w:rsid w:val="00B275D3"/>
    <w:rsid w:val="00B27EE3"/>
    <w:rsid w:val="00B30869"/>
    <w:rsid w:val="00B3162E"/>
    <w:rsid w:val="00B3167D"/>
    <w:rsid w:val="00B319B3"/>
    <w:rsid w:val="00B3241A"/>
    <w:rsid w:val="00B3252D"/>
    <w:rsid w:val="00B330F4"/>
    <w:rsid w:val="00B3331F"/>
    <w:rsid w:val="00B3378B"/>
    <w:rsid w:val="00B338BA"/>
    <w:rsid w:val="00B34CBD"/>
    <w:rsid w:val="00B363E7"/>
    <w:rsid w:val="00B36495"/>
    <w:rsid w:val="00B3676E"/>
    <w:rsid w:val="00B36B1B"/>
    <w:rsid w:val="00B37F51"/>
    <w:rsid w:val="00B40F48"/>
    <w:rsid w:val="00B41A15"/>
    <w:rsid w:val="00B41B48"/>
    <w:rsid w:val="00B422D6"/>
    <w:rsid w:val="00B43167"/>
    <w:rsid w:val="00B446FA"/>
    <w:rsid w:val="00B44945"/>
    <w:rsid w:val="00B45308"/>
    <w:rsid w:val="00B4531D"/>
    <w:rsid w:val="00B45A1B"/>
    <w:rsid w:val="00B45BF8"/>
    <w:rsid w:val="00B47895"/>
    <w:rsid w:val="00B478BD"/>
    <w:rsid w:val="00B50759"/>
    <w:rsid w:val="00B5139C"/>
    <w:rsid w:val="00B514E1"/>
    <w:rsid w:val="00B516AA"/>
    <w:rsid w:val="00B54785"/>
    <w:rsid w:val="00B549BA"/>
    <w:rsid w:val="00B54C79"/>
    <w:rsid w:val="00B54E1A"/>
    <w:rsid w:val="00B55258"/>
    <w:rsid w:val="00B55760"/>
    <w:rsid w:val="00B5577C"/>
    <w:rsid w:val="00B569AF"/>
    <w:rsid w:val="00B60061"/>
    <w:rsid w:val="00B60CCD"/>
    <w:rsid w:val="00B6126C"/>
    <w:rsid w:val="00B61AC9"/>
    <w:rsid w:val="00B62E7E"/>
    <w:rsid w:val="00B63AAA"/>
    <w:rsid w:val="00B6435E"/>
    <w:rsid w:val="00B6471D"/>
    <w:rsid w:val="00B64CB6"/>
    <w:rsid w:val="00B65D03"/>
    <w:rsid w:val="00B65DAB"/>
    <w:rsid w:val="00B67274"/>
    <w:rsid w:val="00B67A09"/>
    <w:rsid w:val="00B70D15"/>
    <w:rsid w:val="00B7101C"/>
    <w:rsid w:val="00B712F7"/>
    <w:rsid w:val="00B71559"/>
    <w:rsid w:val="00B71F52"/>
    <w:rsid w:val="00B743B0"/>
    <w:rsid w:val="00B743F3"/>
    <w:rsid w:val="00B74451"/>
    <w:rsid w:val="00B744C9"/>
    <w:rsid w:val="00B74CB5"/>
    <w:rsid w:val="00B74FBB"/>
    <w:rsid w:val="00B7529A"/>
    <w:rsid w:val="00B75AB8"/>
    <w:rsid w:val="00B75C46"/>
    <w:rsid w:val="00B75D29"/>
    <w:rsid w:val="00B77E0D"/>
    <w:rsid w:val="00B80034"/>
    <w:rsid w:val="00B8025E"/>
    <w:rsid w:val="00B80262"/>
    <w:rsid w:val="00B80A88"/>
    <w:rsid w:val="00B8136A"/>
    <w:rsid w:val="00B822A4"/>
    <w:rsid w:val="00B84362"/>
    <w:rsid w:val="00B84830"/>
    <w:rsid w:val="00B8572B"/>
    <w:rsid w:val="00B85938"/>
    <w:rsid w:val="00B85FC2"/>
    <w:rsid w:val="00B8631A"/>
    <w:rsid w:val="00B863F0"/>
    <w:rsid w:val="00B86E4C"/>
    <w:rsid w:val="00B879BD"/>
    <w:rsid w:val="00B900D8"/>
    <w:rsid w:val="00B902C8"/>
    <w:rsid w:val="00B9142A"/>
    <w:rsid w:val="00B9170D"/>
    <w:rsid w:val="00B92F87"/>
    <w:rsid w:val="00B92FCF"/>
    <w:rsid w:val="00B93797"/>
    <w:rsid w:val="00B937D7"/>
    <w:rsid w:val="00B93C36"/>
    <w:rsid w:val="00B942C8"/>
    <w:rsid w:val="00B94375"/>
    <w:rsid w:val="00B9437C"/>
    <w:rsid w:val="00B94445"/>
    <w:rsid w:val="00B94AF6"/>
    <w:rsid w:val="00B95410"/>
    <w:rsid w:val="00B9554A"/>
    <w:rsid w:val="00B96783"/>
    <w:rsid w:val="00B96A49"/>
    <w:rsid w:val="00BA0276"/>
    <w:rsid w:val="00BA1054"/>
    <w:rsid w:val="00BA1E31"/>
    <w:rsid w:val="00BA1F53"/>
    <w:rsid w:val="00BA2286"/>
    <w:rsid w:val="00BA2466"/>
    <w:rsid w:val="00BA4525"/>
    <w:rsid w:val="00BA4A03"/>
    <w:rsid w:val="00BA5526"/>
    <w:rsid w:val="00BA5AA2"/>
    <w:rsid w:val="00BA5BE6"/>
    <w:rsid w:val="00BA6413"/>
    <w:rsid w:val="00BA68C8"/>
    <w:rsid w:val="00BA72FF"/>
    <w:rsid w:val="00BA7358"/>
    <w:rsid w:val="00BA7A60"/>
    <w:rsid w:val="00BB004A"/>
    <w:rsid w:val="00BB04BD"/>
    <w:rsid w:val="00BB0D92"/>
    <w:rsid w:val="00BB188D"/>
    <w:rsid w:val="00BB289C"/>
    <w:rsid w:val="00BB2B49"/>
    <w:rsid w:val="00BB320E"/>
    <w:rsid w:val="00BB3252"/>
    <w:rsid w:val="00BB3D06"/>
    <w:rsid w:val="00BB40B1"/>
    <w:rsid w:val="00BB4B6B"/>
    <w:rsid w:val="00BB56C6"/>
    <w:rsid w:val="00BB62A3"/>
    <w:rsid w:val="00BB6CF9"/>
    <w:rsid w:val="00BB783D"/>
    <w:rsid w:val="00BB7B82"/>
    <w:rsid w:val="00BB7EDF"/>
    <w:rsid w:val="00BC0FEF"/>
    <w:rsid w:val="00BC287D"/>
    <w:rsid w:val="00BC353B"/>
    <w:rsid w:val="00BC4657"/>
    <w:rsid w:val="00BC4782"/>
    <w:rsid w:val="00BC5CBB"/>
    <w:rsid w:val="00BC67D3"/>
    <w:rsid w:val="00BD0040"/>
    <w:rsid w:val="00BD028B"/>
    <w:rsid w:val="00BD0294"/>
    <w:rsid w:val="00BD08E6"/>
    <w:rsid w:val="00BD0E38"/>
    <w:rsid w:val="00BD121E"/>
    <w:rsid w:val="00BD145C"/>
    <w:rsid w:val="00BD260F"/>
    <w:rsid w:val="00BD30A5"/>
    <w:rsid w:val="00BD34A8"/>
    <w:rsid w:val="00BD439B"/>
    <w:rsid w:val="00BD4A43"/>
    <w:rsid w:val="00BD4D6E"/>
    <w:rsid w:val="00BD52C4"/>
    <w:rsid w:val="00BD59D7"/>
    <w:rsid w:val="00BE0FD4"/>
    <w:rsid w:val="00BE1AAF"/>
    <w:rsid w:val="00BE29AE"/>
    <w:rsid w:val="00BE3061"/>
    <w:rsid w:val="00BE347E"/>
    <w:rsid w:val="00BE4788"/>
    <w:rsid w:val="00BE48EC"/>
    <w:rsid w:val="00BE4E3E"/>
    <w:rsid w:val="00BE53F4"/>
    <w:rsid w:val="00BE5AB5"/>
    <w:rsid w:val="00BE5DFF"/>
    <w:rsid w:val="00BE6491"/>
    <w:rsid w:val="00BE71DA"/>
    <w:rsid w:val="00BE7528"/>
    <w:rsid w:val="00BE7B8B"/>
    <w:rsid w:val="00BF0E98"/>
    <w:rsid w:val="00BF1A5D"/>
    <w:rsid w:val="00BF1E44"/>
    <w:rsid w:val="00BF2BA8"/>
    <w:rsid w:val="00BF30BB"/>
    <w:rsid w:val="00BF3130"/>
    <w:rsid w:val="00BF3599"/>
    <w:rsid w:val="00BF4220"/>
    <w:rsid w:val="00BF50E3"/>
    <w:rsid w:val="00BF755A"/>
    <w:rsid w:val="00BF76E2"/>
    <w:rsid w:val="00BF77DC"/>
    <w:rsid w:val="00BF7E3F"/>
    <w:rsid w:val="00C00554"/>
    <w:rsid w:val="00C0063B"/>
    <w:rsid w:val="00C0136A"/>
    <w:rsid w:val="00C028B4"/>
    <w:rsid w:val="00C03D7A"/>
    <w:rsid w:val="00C044C4"/>
    <w:rsid w:val="00C068A5"/>
    <w:rsid w:val="00C06AF9"/>
    <w:rsid w:val="00C06B8C"/>
    <w:rsid w:val="00C07273"/>
    <w:rsid w:val="00C07FD9"/>
    <w:rsid w:val="00C10860"/>
    <w:rsid w:val="00C11DDB"/>
    <w:rsid w:val="00C13EA7"/>
    <w:rsid w:val="00C146FE"/>
    <w:rsid w:val="00C152D4"/>
    <w:rsid w:val="00C16A6E"/>
    <w:rsid w:val="00C173FE"/>
    <w:rsid w:val="00C1777F"/>
    <w:rsid w:val="00C202E8"/>
    <w:rsid w:val="00C2044E"/>
    <w:rsid w:val="00C21446"/>
    <w:rsid w:val="00C223D0"/>
    <w:rsid w:val="00C2244F"/>
    <w:rsid w:val="00C22B9C"/>
    <w:rsid w:val="00C22E9F"/>
    <w:rsid w:val="00C24296"/>
    <w:rsid w:val="00C24840"/>
    <w:rsid w:val="00C25054"/>
    <w:rsid w:val="00C25713"/>
    <w:rsid w:val="00C2599A"/>
    <w:rsid w:val="00C25E8C"/>
    <w:rsid w:val="00C26BC2"/>
    <w:rsid w:val="00C275A0"/>
    <w:rsid w:val="00C30AD1"/>
    <w:rsid w:val="00C30F99"/>
    <w:rsid w:val="00C318DD"/>
    <w:rsid w:val="00C32807"/>
    <w:rsid w:val="00C34242"/>
    <w:rsid w:val="00C34567"/>
    <w:rsid w:val="00C347D5"/>
    <w:rsid w:val="00C350C6"/>
    <w:rsid w:val="00C356F3"/>
    <w:rsid w:val="00C35857"/>
    <w:rsid w:val="00C36027"/>
    <w:rsid w:val="00C36BC0"/>
    <w:rsid w:val="00C36F9E"/>
    <w:rsid w:val="00C40E47"/>
    <w:rsid w:val="00C41A43"/>
    <w:rsid w:val="00C42A4A"/>
    <w:rsid w:val="00C42C6C"/>
    <w:rsid w:val="00C42E18"/>
    <w:rsid w:val="00C430DC"/>
    <w:rsid w:val="00C44395"/>
    <w:rsid w:val="00C4460A"/>
    <w:rsid w:val="00C45485"/>
    <w:rsid w:val="00C46688"/>
    <w:rsid w:val="00C46AD8"/>
    <w:rsid w:val="00C47DBA"/>
    <w:rsid w:val="00C5022D"/>
    <w:rsid w:val="00C502A1"/>
    <w:rsid w:val="00C50860"/>
    <w:rsid w:val="00C513DE"/>
    <w:rsid w:val="00C516D5"/>
    <w:rsid w:val="00C517B9"/>
    <w:rsid w:val="00C518C3"/>
    <w:rsid w:val="00C5249C"/>
    <w:rsid w:val="00C52858"/>
    <w:rsid w:val="00C52A07"/>
    <w:rsid w:val="00C53638"/>
    <w:rsid w:val="00C53894"/>
    <w:rsid w:val="00C53D6B"/>
    <w:rsid w:val="00C53E5B"/>
    <w:rsid w:val="00C540DC"/>
    <w:rsid w:val="00C54107"/>
    <w:rsid w:val="00C55169"/>
    <w:rsid w:val="00C55B03"/>
    <w:rsid w:val="00C564C0"/>
    <w:rsid w:val="00C56F63"/>
    <w:rsid w:val="00C56FD0"/>
    <w:rsid w:val="00C578EF"/>
    <w:rsid w:val="00C60260"/>
    <w:rsid w:val="00C602AE"/>
    <w:rsid w:val="00C61519"/>
    <w:rsid w:val="00C61A40"/>
    <w:rsid w:val="00C61DAD"/>
    <w:rsid w:val="00C61DB4"/>
    <w:rsid w:val="00C62D02"/>
    <w:rsid w:val="00C64277"/>
    <w:rsid w:val="00C6469A"/>
    <w:rsid w:val="00C64BDB"/>
    <w:rsid w:val="00C65241"/>
    <w:rsid w:val="00C65A0E"/>
    <w:rsid w:val="00C66473"/>
    <w:rsid w:val="00C67352"/>
    <w:rsid w:val="00C67DE8"/>
    <w:rsid w:val="00C709E5"/>
    <w:rsid w:val="00C714FF"/>
    <w:rsid w:val="00C71CBE"/>
    <w:rsid w:val="00C71CDB"/>
    <w:rsid w:val="00C726A6"/>
    <w:rsid w:val="00C7522D"/>
    <w:rsid w:val="00C77023"/>
    <w:rsid w:val="00C770D0"/>
    <w:rsid w:val="00C7715D"/>
    <w:rsid w:val="00C77848"/>
    <w:rsid w:val="00C81E28"/>
    <w:rsid w:val="00C826F9"/>
    <w:rsid w:val="00C828B1"/>
    <w:rsid w:val="00C83EC1"/>
    <w:rsid w:val="00C84325"/>
    <w:rsid w:val="00C84729"/>
    <w:rsid w:val="00C84A2D"/>
    <w:rsid w:val="00C85023"/>
    <w:rsid w:val="00C860B8"/>
    <w:rsid w:val="00C8656F"/>
    <w:rsid w:val="00C86A23"/>
    <w:rsid w:val="00C86B1B"/>
    <w:rsid w:val="00C87603"/>
    <w:rsid w:val="00C87683"/>
    <w:rsid w:val="00C87C82"/>
    <w:rsid w:val="00C90842"/>
    <w:rsid w:val="00C90D68"/>
    <w:rsid w:val="00C90DC5"/>
    <w:rsid w:val="00C91368"/>
    <w:rsid w:val="00C9208F"/>
    <w:rsid w:val="00C92143"/>
    <w:rsid w:val="00C92B82"/>
    <w:rsid w:val="00C92D27"/>
    <w:rsid w:val="00C930AE"/>
    <w:rsid w:val="00C9323E"/>
    <w:rsid w:val="00C9394D"/>
    <w:rsid w:val="00C93D2B"/>
    <w:rsid w:val="00C94140"/>
    <w:rsid w:val="00C948BD"/>
    <w:rsid w:val="00C95182"/>
    <w:rsid w:val="00C95274"/>
    <w:rsid w:val="00C95523"/>
    <w:rsid w:val="00C969D5"/>
    <w:rsid w:val="00C96A5C"/>
    <w:rsid w:val="00C96C3A"/>
    <w:rsid w:val="00C9729E"/>
    <w:rsid w:val="00CA055E"/>
    <w:rsid w:val="00CA0E16"/>
    <w:rsid w:val="00CA1036"/>
    <w:rsid w:val="00CA10ED"/>
    <w:rsid w:val="00CA115F"/>
    <w:rsid w:val="00CA15FA"/>
    <w:rsid w:val="00CA2256"/>
    <w:rsid w:val="00CA2BBF"/>
    <w:rsid w:val="00CA37F4"/>
    <w:rsid w:val="00CA3AE8"/>
    <w:rsid w:val="00CA5A6D"/>
    <w:rsid w:val="00CB06AB"/>
    <w:rsid w:val="00CB0AE3"/>
    <w:rsid w:val="00CB170C"/>
    <w:rsid w:val="00CB231F"/>
    <w:rsid w:val="00CB2EDE"/>
    <w:rsid w:val="00CB356E"/>
    <w:rsid w:val="00CB35C8"/>
    <w:rsid w:val="00CB38E9"/>
    <w:rsid w:val="00CB41F8"/>
    <w:rsid w:val="00CB429D"/>
    <w:rsid w:val="00CB513D"/>
    <w:rsid w:val="00CB5189"/>
    <w:rsid w:val="00CB647A"/>
    <w:rsid w:val="00CB6E3C"/>
    <w:rsid w:val="00CB7197"/>
    <w:rsid w:val="00CB7AE5"/>
    <w:rsid w:val="00CB7BB2"/>
    <w:rsid w:val="00CC01DE"/>
    <w:rsid w:val="00CC17D5"/>
    <w:rsid w:val="00CC1DDF"/>
    <w:rsid w:val="00CC2027"/>
    <w:rsid w:val="00CC2AEB"/>
    <w:rsid w:val="00CC4542"/>
    <w:rsid w:val="00CC5A47"/>
    <w:rsid w:val="00CC5B33"/>
    <w:rsid w:val="00CC600D"/>
    <w:rsid w:val="00CC669F"/>
    <w:rsid w:val="00CC6940"/>
    <w:rsid w:val="00CC6D31"/>
    <w:rsid w:val="00CC7687"/>
    <w:rsid w:val="00CD0576"/>
    <w:rsid w:val="00CD0C5E"/>
    <w:rsid w:val="00CD11F5"/>
    <w:rsid w:val="00CD14A2"/>
    <w:rsid w:val="00CD27AE"/>
    <w:rsid w:val="00CD29EB"/>
    <w:rsid w:val="00CD31AF"/>
    <w:rsid w:val="00CD3825"/>
    <w:rsid w:val="00CD3BD2"/>
    <w:rsid w:val="00CD4D0E"/>
    <w:rsid w:val="00CD4D13"/>
    <w:rsid w:val="00CD515A"/>
    <w:rsid w:val="00CD64DF"/>
    <w:rsid w:val="00CD7300"/>
    <w:rsid w:val="00CD7662"/>
    <w:rsid w:val="00CD7FE3"/>
    <w:rsid w:val="00CE08F5"/>
    <w:rsid w:val="00CE0B42"/>
    <w:rsid w:val="00CE1504"/>
    <w:rsid w:val="00CE1810"/>
    <w:rsid w:val="00CE1D9E"/>
    <w:rsid w:val="00CE2F7E"/>
    <w:rsid w:val="00CE2FF9"/>
    <w:rsid w:val="00CE3AB2"/>
    <w:rsid w:val="00CE4E96"/>
    <w:rsid w:val="00CE502C"/>
    <w:rsid w:val="00CE5D27"/>
    <w:rsid w:val="00CE70E8"/>
    <w:rsid w:val="00CE7908"/>
    <w:rsid w:val="00CF0206"/>
    <w:rsid w:val="00CF0A4A"/>
    <w:rsid w:val="00CF10D1"/>
    <w:rsid w:val="00CF19C5"/>
    <w:rsid w:val="00CF1AA5"/>
    <w:rsid w:val="00CF2175"/>
    <w:rsid w:val="00CF2CDC"/>
    <w:rsid w:val="00CF2D8B"/>
    <w:rsid w:val="00CF2E12"/>
    <w:rsid w:val="00CF2F1E"/>
    <w:rsid w:val="00CF41BB"/>
    <w:rsid w:val="00CF4F09"/>
    <w:rsid w:val="00CF50E9"/>
    <w:rsid w:val="00CF6305"/>
    <w:rsid w:val="00CF67F3"/>
    <w:rsid w:val="00CF6E91"/>
    <w:rsid w:val="00CF7058"/>
    <w:rsid w:val="00CF7D93"/>
    <w:rsid w:val="00D01756"/>
    <w:rsid w:val="00D017E8"/>
    <w:rsid w:val="00D025D2"/>
    <w:rsid w:val="00D03C4E"/>
    <w:rsid w:val="00D0418E"/>
    <w:rsid w:val="00D0489E"/>
    <w:rsid w:val="00D04B5D"/>
    <w:rsid w:val="00D04D39"/>
    <w:rsid w:val="00D06163"/>
    <w:rsid w:val="00D06445"/>
    <w:rsid w:val="00D06E26"/>
    <w:rsid w:val="00D07567"/>
    <w:rsid w:val="00D07593"/>
    <w:rsid w:val="00D07CEF"/>
    <w:rsid w:val="00D10138"/>
    <w:rsid w:val="00D11039"/>
    <w:rsid w:val="00D1113C"/>
    <w:rsid w:val="00D115FA"/>
    <w:rsid w:val="00D12ABE"/>
    <w:rsid w:val="00D12CE0"/>
    <w:rsid w:val="00D12E53"/>
    <w:rsid w:val="00D13EF2"/>
    <w:rsid w:val="00D14295"/>
    <w:rsid w:val="00D14ADD"/>
    <w:rsid w:val="00D14B83"/>
    <w:rsid w:val="00D14C78"/>
    <w:rsid w:val="00D152AD"/>
    <w:rsid w:val="00D1533E"/>
    <w:rsid w:val="00D1559C"/>
    <w:rsid w:val="00D161A6"/>
    <w:rsid w:val="00D167FF"/>
    <w:rsid w:val="00D173DC"/>
    <w:rsid w:val="00D17B58"/>
    <w:rsid w:val="00D2117F"/>
    <w:rsid w:val="00D2145B"/>
    <w:rsid w:val="00D21C23"/>
    <w:rsid w:val="00D221A7"/>
    <w:rsid w:val="00D2287A"/>
    <w:rsid w:val="00D23A14"/>
    <w:rsid w:val="00D23EF6"/>
    <w:rsid w:val="00D24E3B"/>
    <w:rsid w:val="00D252A9"/>
    <w:rsid w:val="00D25B39"/>
    <w:rsid w:val="00D26841"/>
    <w:rsid w:val="00D26871"/>
    <w:rsid w:val="00D26D60"/>
    <w:rsid w:val="00D27841"/>
    <w:rsid w:val="00D326D8"/>
    <w:rsid w:val="00D359D3"/>
    <w:rsid w:val="00D35F94"/>
    <w:rsid w:val="00D36BA7"/>
    <w:rsid w:val="00D375C7"/>
    <w:rsid w:val="00D3794F"/>
    <w:rsid w:val="00D37DE7"/>
    <w:rsid w:val="00D4034E"/>
    <w:rsid w:val="00D403A0"/>
    <w:rsid w:val="00D42EE1"/>
    <w:rsid w:val="00D430B5"/>
    <w:rsid w:val="00D43F87"/>
    <w:rsid w:val="00D44233"/>
    <w:rsid w:val="00D45161"/>
    <w:rsid w:val="00D45295"/>
    <w:rsid w:val="00D46147"/>
    <w:rsid w:val="00D461F7"/>
    <w:rsid w:val="00D467A2"/>
    <w:rsid w:val="00D46BE6"/>
    <w:rsid w:val="00D47305"/>
    <w:rsid w:val="00D475C2"/>
    <w:rsid w:val="00D47726"/>
    <w:rsid w:val="00D50BC7"/>
    <w:rsid w:val="00D51E29"/>
    <w:rsid w:val="00D52B80"/>
    <w:rsid w:val="00D52FAA"/>
    <w:rsid w:val="00D53BC6"/>
    <w:rsid w:val="00D54568"/>
    <w:rsid w:val="00D5457E"/>
    <w:rsid w:val="00D5543E"/>
    <w:rsid w:val="00D56B14"/>
    <w:rsid w:val="00D57B40"/>
    <w:rsid w:val="00D57EE8"/>
    <w:rsid w:val="00D60919"/>
    <w:rsid w:val="00D60BBC"/>
    <w:rsid w:val="00D60FDA"/>
    <w:rsid w:val="00D620B4"/>
    <w:rsid w:val="00D63659"/>
    <w:rsid w:val="00D644F4"/>
    <w:rsid w:val="00D64F90"/>
    <w:rsid w:val="00D65460"/>
    <w:rsid w:val="00D65735"/>
    <w:rsid w:val="00D661C0"/>
    <w:rsid w:val="00D66215"/>
    <w:rsid w:val="00D665FC"/>
    <w:rsid w:val="00D6794B"/>
    <w:rsid w:val="00D67A39"/>
    <w:rsid w:val="00D70982"/>
    <w:rsid w:val="00D7198A"/>
    <w:rsid w:val="00D72126"/>
    <w:rsid w:val="00D72ABA"/>
    <w:rsid w:val="00D731DB"/>
    <w:rsid w:val="00D74143"/>
    <w:rsid w:val="00D74835"/>
    <w:rsid w:val="00D75743"/>
    <w:rsid w:val="00D758D4"/>
    <w:rsid w:val="00D76134"/>
    <w:rsid w:val="00D763A6"/>
    <w:rsid w:val="00D766F6"/>
    <w:rsid w:val="00D77295"/>
    <w:rsid w:val="00D77696"/>
    <w:rsid w:val="00D77F2C"/>
    <w:rsid w:val="00D81E80"/>
    <w:rsid w:val="00D81F20"/>
    <w:rsid w:val="00D82559"/>
    <w:rsid w:val="00D82635"/>
    <w:rsid w:val="00D82FA5"/>
    <w:rsid w:val="00D8306B"/>
    <w:rsid w:val="00D84198"/>
    <w:rsid w:val="00D84660"/>
    <w:rsid w:val="00D849EC"/>
    <w:rsid w:val="00D84A0C"/>
    <w:rsid w:val="00D85FCE"/>
    <w:rsid w:val="00D86668"/>
    <w:rsid w:val="00D866A1"/>
    <w:rsid w:val="00D868D0"/>
    <w:rsid w:val="00D86EB7"/>
    <w:rsid w:val="00D87275"/>
    <w:rsid w:val="00D87A3A"/>
    <w:rsid w:val="00D9042D"/>
    <w:rsid w:val="00D91DCF"/>
    <w:rsid w:val="00D9208B"/>
    <w:rsid w:val="00D92177"/>
    <w:rsid w:val="00D92288"/>
    <w:rsid w:val="00D92EF7"/>
    <w:rsid w:val="00D93A0C"/>
    <w:rsid w:val="00D9422F"/>
    <w:rsid w:val="00D942D0"/>
    <w:rsid w:val="00D94488"/>
    <w:rsid w:val="00D9468D"/>
    <w:rsid w:val="00D94E85"/>
    <w:rsid w:val="00D95F94"/>
    <w:rsid w:val="00D96958"/>
    <w:rsid w:val="00D96AA3"/>
    <w:rsid w:val="00D975A5"/>
    <w:rsid w:val="00D97F59"/>
    <w:rsid w:val="00DA03AE"/>
    <w:rsid w:val="00DA04E3"/>
    <w:rsid w:val="00DA0951"/>
    <w:rsid w:val="00DA123C"/>
    <w:rsid w:val="00DA13AB"/>
    <w:rsid w:val="00DA1462"/>
    <w:rsid w:val="00DA148D"/>
    <w:rsid w:val="00DA1F4E"/>
    <w:rsid w:val="00DA20A5"/>
    <w:rsid w:val="00DA23D3"/>
    <w:rsid w:val="00DA2D0A"/>
    <w:rsid w:val="00DA2D2E"/>
    <w:rsid w:val="00DA381D"/>
    <w:rsid w:val="00DA3821"/>
    <w:rsid w:val="00DA4AA2"/>
    <w:rsid w:val="00DA4BF5"/>
    <w:rsid w:val="00DA4F7B"/>
    <w:rsid w:val="00DA7D9A"/>
    <w:rsid w:val="00DB0810"/>
    <w:rsid w:val="00DB1719"/>
    <w:rsid w:val="00DB2296"/>
    <w:rsid w:val="00DB27A2"/>
    <w:rsid w:val="00DB29FD"/>
    <w:rsid w:val="00DB32A6"/>
    <w:rsid w:val="00DB43EA"/>
    <w:rsid w:val="00DB4C29"/>
    <w:rsid w:val="00DB5BA1"/>
    <w:rsid w:val="00DB5CDD"/>
    <w:rsid w:val="00DB5FBA"/>
    <w:rsid w:val="00DB61E9"/>
    <w:rsid w:val="00DB6383"/>
    <w:rsid w:val="00DB7F77"/>
    <w:rsid w:val="00DC0469"/>
    <w:rsid w:val="00DC0B04"/>
    <w:rsid w:val="00DC1062"/>
    <w:rsid w:val="00DC2474"/>
    <w:rsid w:val="00DC31C1"/>
    <w:rsid w:val="00DC3D40"/>
    <w:rsid w:val="00DC469E"/>
    <w:rsid w:val="00DC51DD"/>
    <w:rsid w:val="00DC62E2"/>
    <w:rsid w:val="00DC633D"/>
    <w:rsid w:val="00DC69F9"/>
    <w:rsid w:val="00DC76AC"/>
    <w:rsid w:val="00DC7C26"/>
    <w:rsid w:val="00DD019F"/>
    <w:rsid w:val="00DD0D45"/>
    <w:rsid w:val="00DD25F2"/>
    <w:rsid w:val="00DD2642"/>
    <w:rsid w:val="00DD286E"/>
    <w:rsid w:val="00DD299D"/>
    <w:rsid w:val="00DD2DBD"/>
    <w:rsid w:val="00DD2FBF"/>
    <w:rsid w:val="00DD47AF"/>
    <w:rsid w:val="00DD4B77"/>
    <w:rsid w:val="00DD4D97"/>
    <w:rsid w:val="00DD5086"/>
    <w:rsid w:val="00DD5130"/>
    <w:rsid w:val="00DD55A7"/>
    <w:rsid w:val="00DD5C68"/>
    <w:rsid w:val="00DD70C9"/>
    <w:rsid w:val="00DD7BFB"/>
    <w:rsid w:val="00DD7EE2"/>
    <w:rsid w:val="00DE1ACC"/>
    <w:rsid w:val="00DE2D13"/>
    <w:rsid w:val="00DE2E19"/>
    <w:rsid w:val="00DE3094"/>
    <w:rsid w:val="00DE318A"/>
    <w:rsid w:val="00DE3381"/>
    <w:rsid w:val="00DE3563"/>
    <w:rsid w:val="00DE3AD1"/>
    <w:rsid w:val="00DE5AC5"/>
    <w:rsid w:val="00DE61E2"/>
    <w:rsid w:val="00DE6261"/>
    <w:rsid w:val="00DE6425"/>
    <w:rsid w:val="00DE67AD"/>
    <w:rsid w:val="00DE7166"/>
    <w:rsid w:val="00DE7BF0"/>
    <w:rsid w:val="00DE7F42"/>
    <w:rsid w:val="00DF0534"/>
    <w:rsid w:val="00DF0704"/>
    <w:rsid w:val="00DF1E84"/>
    <w:rsid w:val="00DF26F3"/>
    <w:rsid w:val="00DF2B47"/>
    <w:rsid w:val="00DF2FDD"/>
    <w:rsid w:val="00DF394F"/>
    <w:rsid w:val="00DF3A03"/>
    <w:rsid w:val="00DF465D"/>
    <w:rsid w:val="00DF47C8"/>
    <w:rsid w:val="00DF47E5"/>
    <w:rsid w:val="00DF5AD0"/>
    <w:rsid w:val="00DF6990"/>
    <w:rsid w:val="00DF786F"/>
    <w:rsid w:val="00DF7F3D"/>
    <w:rsid w:val="00E002EE"/>
    <w:rsid w:val="00E00376"/>
    <w:rsid w:val="00E0078E"/>
    <w:rsid w:val="00E03AEF"/>
    <w:rsid w:val="00E044C2"/>
    <w:rsid w:val="00E0596E"/>
    <w:rsid w:val="00E05C84"/>
    <w:rsid w:val="00E05D0D"/>
    <w:rsid w:val="00E05D3B"/>
    <w:rsid w:val="00E0637C"/>
    <w:rsid w:val="00E067DD"/>
    <w:rsid w:val="00E076DC"/>
    <w:rsid w:val="00E10415"/>
    <w:rsid w:val="00E11F19"/>
    <w:rsid w:val="00E12F8D"/>
    <w:rsid w:val="00E135BD"/>
    <w:rsid w:val="00E13E3E"/>
    <w:rsid w:val="00E14CE7"/>
    <w:rsid w:val="00E157D1"/>
    <w:rsid w:val="00E160A6"/>
    <w:rsid w:val="00E16FC2"/>
    <w:rsid w:val="00E1738E"/>
    <w:rsid w:val="00E17A50"/>
    <w:rsid w:val="00E17D42"/>
    <w:rsid w:val="00E20930"/>
    <w:rsid w:val="00E20B27"/>
    <w:rsid w:val="00E20B7E"/>
    <w:rsid w:val="00E22C13"/>
    <w:rsid w:val="00E231D0"/>
    <w:rsid w:val="00E25FCB"/>
    <w:rsid w:val="00E26F45"/>
    <w:rsid w:val="00E27032"/>
    <w:rsid w:val="00E33818"/>
    <w:rsid w:val="00E34CC4"/>
    <w:rsid w:val="00E35245"/>
    <w:rsid w:val="00E363FE"/>
    <w:rsid w:val="00E366EB"/>
    <w:rsid w:val="00E37289"/>
    <w:rsid w:val="00E376FB"/>
    <w:rsid w:val="00E37D83"/>
    <w:rsid w:val="00E37DFB"/>
    <w:rsid w:val="00E40508"/>
    <w:rsid w:val="00E4064A"/>
    <w:rsid w:val="00E408B5"/>
    <w:rsid w:val="00E40A36"/>
    <w:rsid w:val="00E42206"/>
    <w:rsid w:val="00E425FF"/>
    <w:rsid w:val="00E432C3"/>
    <w:rsid w:val="00E43947"/>
    <w:rsid w:val="00E44578"/>
    <w:rsid w:val="00E45716"/>
    <w:rsid w:val="00E45A41"/>
    <w:rsid w:val="00E501F0"/>
    <w:rsid w:val="00E5063A"/>
    <w:rsid w:val="00E50818"/>
    <w:rsid w:val="00E50A42"/>
    <w:rsid w:val="00E510A3"/>
    <w:rsid w:val="00E51E6E"/>
    <w:rsid w:val="00E528BB"/>
    <w:rsid w:val="00E53EDF"/>
    <w:rsid w:val="00E5406F"/>
    <w:rsid w:val="00E542C5"/>
    <w:rsid w:val="00E54A3E"/>
    <w:rsid w:val="00E54E41"/>
    <w:rsid w:val="00E55703"/>
    <w:rsid w:val="00E5691A"/>
    <w:rsid w:val="00E56F4C"/>
    <w:rsid w:val="00E570B3"/>
    <w:rsid w:val="00E577DF"/>
    <w:rsid w:val="00E6075C"/>
    <w:rsid w:val="00E60989"/>
    <w:rsid w:val="00E61E98"/>
    <w:rsid w:val="00E62BC7"/>
    <w:rsid w:val="00E62FE5"/>
    <w:rsid w:val="00E635FD"/>
    <w:rsid w:val="00E64C4C"/>
    <w:rsid w:val="00E655B9"/>
    <w:rsid w:val="00E6594D"/>
    <w:rsid w:val="00E65C17"/>
    <w:rsid w:val="00E66E28"/>
    <w:rsid w:val="00E673D4"/>
    <w:rsid w:val="00E67F61"/>
    <w:rsid w:val="00E70638"/>
    <w:rsid w:val="00E70873"/>
    <w:rsid w:val="00E70D6F"/>
    <w:rsid w:val="00E7139C"/>
    <w:rsid w:val="00E716C3"/>
    <w:rsid w:val="00E71BAC"/>
    <w:rsid w:val="00E72313"/>
    <w:rsid w:val="00E73B96"/>
    <w:rsid w:val="00E73F84"/>
    <w:rsid w:val="00E74455"/>
    <w:rsid w:val="00E746C8"/>
    <w:rsid w:val="00E748BF"/>
    <w:rsid w:val="00E74A1D"/>
    <w:rsid w:val="00E74C24"/>
    <w:rsid w:val="00E75320"/>
    <w:rsid w:val="00E75B90"/>
    <w:rsid w:val="00E75D19"/>
    <w:rsid w:val="00E76FE1"/>
    <w:rsid w:val="00E777F8"/>
    <w:rsid w:val="00E8087F"/>
    <w:rsid w:val="00E80A3C"/>
    <w:rsid w:val="00E80A5D"/>
    <w:rsid w:val="00E80DE4"/>
    <w:rsid w:val="00E81275"/>
    <w:rsid w:val="00E822B8"/>
    <w:rsid w:val="00E82A63"/>
    <w:rsid w:val="00E82EC9"/>
    <w:rsid w:val="00E85208"/>
    <w:rsid w:val="00E855EB"/>
    <w:rsid w:val="00E869C3"/>
    <w:rsid w:val="00E86D20"/>
    <w:rsid w:val="00E90B2D"/>
    <w:rsid w:val="00E90BF7"/>
    <w:rsid w:val="00E93122"/>
    <w:rsid w:val="00E9590C"/>
    <w:rsid w:val="00E97586"/>
    <w:rsid w:val="00E97915"/>
    <w:rsid w:val="00E97DDC"/>
    <w:rsid w:val="00EA0CB6"/>
    <w:rsid w:val="00EA0E5E"/>
    <w:rsid w:val="00EA1198"/>
    <w:rsid w:val="00EA176C"/>
    <w:rsid w:val="00EA25CF"/>
    <w:rsid w:val="00EA38F7"/>
    <w:rsid w:val="00EA3D3F"/>
    <w:rsid w:val="00EA3EBF"/>
    <w:rsid w:val="00EA421F"/>
    <w:rsid w:val="00EA5377"/>
    <w:rsid w:val="00EA670C"/>
    <w:rsid w:val="00EA6AD8"/>
    <w:rsid w:val="00EB00B2"/>
    <w:rsid w:val="00EB0247"/>
    <w:rsid w:val="00EB16A0"/>
    <w:rsid w:val="00EB34A9"/>
    <w:rsid w:val="00EB369B"/>
    <w:rsid w:val="00EB3783"/>
    <w:rsid w:val="00EB3FB9"/>
    <w:rsid w:val="00EB468E"/>
    <w:rsid w:val="00EB4B73"/>
    <w:rsid w:val="00EB5756"/>
    <w:rsid w:val="00EB5BA5"/>
    <w:rsid w:val="00EB7B19"/>
    <w:rsid w:val="00EC08CF"/>
    <w:rsid w:val="00EC1342"/>
    <w:rsid w:val="00EC20E3"/>
    <w:rsid w:val="00EC274E"/>
    <w:rsid w:val="00EC3220"/>
    <w:rsid w:val="00EC6713"/>
    <w:rsid w:val="00EC6E34"/>
    <w:rsid w:val="00EC7141"/>
    <w:rsid w:val="00EC7A82"/>
    <w:rsid w:val="00ED0963"/>
    <w:rsid w:val="00ED26F7"/>
    <w:rsid w:val="00ED27EE"/>
    <w:rsid w:val="00ED2CD5"/>
    <w:rsid w:val="00ED37CF"/>
    <w:rsid w:val="00ED510C"/>
    <w:rsid w:val="00ED6734"/>
    <w:rsid w:val="00ED73C7"/>
    <w:rsid w:val="00ED740B"/>
    <w:rsid w:val="00ED7579"/>
    <w:rsid w:val="00ED788A"/>
    <w:rsid w:val="00ED7A37"/>
    <w:rsid w:val="00ED7DB9"/>
    <w:rsid w:val="00EE0D43"/>
    <w:rsid w:val="00EE140F"/>
    <w:rsid w:val="00EE1D15"/>
    <w:rsid w:val="00EE1F70"/>
    <w:rsid w:val="00EE24AD"/>
    <w:rsid w:val="00EE2C11"/>
    <w:rsid w:val="00EE3BA2"/>
    <w:rsid w:val="00EE6274"/>
    <w:rsid w:val="00EE7641"/>
    <w:rsid w:val="00EF0A86"/>
    <w:rsid w:val="00EF1CA4"/>
    <w:rsid w:val="00EF213D"/>
    <w:rsid w:val="00EF2595"/>
    <w:rsid w:val="00EF26B7"/>
    <w:rsid w:val="00EF2B62"/>
    <w:rsid w:val="00EF2F6B"/>
    <w:rsid w:val="00EF46FA"/>
    <w:rsid w:val="00EF4FBF"/>
    <w:rsid w:val="00EF5766"/>
    <w:rsid w:val="00EF5F0F"/>
    <w:rsid w:val="00EF6162"/>
    <w:rsid w:val="00EF6C47"/>
    <w:rsid w:val="00EF7672"/>
    <w:rsid w:val="00EF7B01"/>
    <w:rsid w:val="00EF7C45"/>
    <w:rsid w:val="00F00DA0"/>
    <w:rsid w:val="00F00DEC"/>
    <w:rsid w:val="00F017F1"/>
    <w:rsid w:val="00F01CDE"/>
    <w:rsid w:val="00F02318"/>
    <w:rsid w:val="00F02464"/>
    <w:rsid w:val="00F03D5D"/>
    <w:rsid w:val="00F0409E"/>
    <w:rsid w:val="00F04653"/>
    <w:rsid w:val="00F04F10"/>
    <w:rsid w:val="00F05674"/>
    <w:rsid w:val="00F0579F"/>
    <w:rsid w:val="00F05EDC"/>
    <w:rsid w:val="00F061F5"/>
    <w:rsid w:val="00F07FF6"/>
    <w:rsid w:val="00F1018C"/>
    <w:rsid w:val="00F103EA"/>
    <w:rsid w:val="00F10E0F"/>
    <w:rsid w:val="00F115FC"/>
    <w:rsid w:val="00F1240D"/>
    <w:rsid w:val="00F131CC"/>
    <w:rsid w:val="00F137DE"/>
    <w:rsid w:val="00F14995"/>
    <w:rsid w:val="00F14DEA"/>
    <w:rsid w:val="00F14E4C"/>
    <w:rsid w:val="00F14E79"/>
    <w:rsid w:val="00F15A34"/>
    <w:rsid w:val="00F16451"/>
    <w:rsid w:val="00F165A1"/>
    <w:rsid w:val="00F168D3"/>
    <w:rsid w:val="00F16D25"/>
    <w:rsid w:val="00F1772B"/>
    <w:rsid w:val="00F17A60"/>
    <w:rsid w:val="00F17C1C"/>
    <w:rsid w:val="00F17CCE"/>
    <w:rsid w:val="00F17DF4"/>
    <w:rsid w:val="00F206AC"/>
    <w:rsid w:val="00F20A9F"/>
    <w:rsid w:val="00F21945"/>
    <w:rsid w:val="00F21A49"/>
    <w:rsid w:val="00F220E0"/>
    <w:rsid w:val="00F229AC"/>
    <w:rsid w:val="00F22A81"/>
    <w:rsid w:val="00F22F03"/>
    <w:rsid w:val="00F239A0"/>
    <w:rsid w:val="00F24055"/>
    <w:rsid w:val="00F25071"/>
    <w:rsid w:val="00F256D9"/>
    <w:rsid w:val="00F25B00"/>
    <w:rsid w:val="00F25D5A"/>
    <w:rsid w:val="00F25F6B"/>
    <w:rsid w:val="00F2619B"/>
    <w:rsid w:val="00F268A2"/>
    <w:rsid w:val="00F26A06"/>
    <w:rsid w:val="00F27382"/>
    <w:rsid w:val="00F2741A"/>
    <w:rsid w:val="00F30363"/>
    <w:rsid w:val="00F30489"/>
    <w:rsid w:val="00F30A0A"/>
    <w:rsid w:val="00F30CCA"/>
    <w:rsid w:val="00F30FB1"/>
    <w:rsid w:val="00F348F4"/>
    <w:rsid w:val="00F35904"/>
    <w:rsid w:val="00F3604D"/>
    <w:rsid w:val="00F373E9"/>
    <w:rsid w:val="00F376D9"/>
    <w:rsid w:val="00F37F67"/>
    <w:rsid w:val="00F40043"/>
    <w:rsid w:val="00F401AD"/>
    <w:rsid w:val="00F41F70"/>
    <w:rsid w:val="00F4300E"/>
    <w:rsid w:val="00F43141"/>
    <w:rsid w:val="00F4386E"/>
    <w:rsid w:val="00F43B68"/>
    <w:rsid w:val="00F44A44"/>
    <w:rsid w:val="00F45AE0"/>
    <w:rsid w:val="00F477ED"/>
    <w:rsid w:val="00F47CF4"/>
    <w:rsid w:val="00F50D5D"/>
    <w:rsid w:val="00F50DAB"/>
    <w:rsid w:val="00F5146C"/>
    <w:rsid w:val="00F51572"/>
    <w:rsid w:val="00F519B2"/>
    <w:rsid w:val="00F52424"/>
    <w:rsid w:val="00F524FB"/>
    <w:rsid w:val="00F52826"/>
    <w:rsid w:val="00F528A4"/>
    <w:rsid w:val="00F52A55"/>
    <w:rsid w:val="00F53476"/>
    <w:rsid w:val="00F53ED7"/>
    <w:rsid w:val="00F55293"/>
    <w:rsid w:val="00F565F3"/>
    <w:rsid w:val="00F578FD"/>
    <w:rsid w:val="00F6005D"/>
    <w:rsid w:val="00F60650"/>
    <w:rsid w:val="00F61620"/>
    <w:rsid w:val="00F61B04"/>
    <w:rsid w:val="00F61B75"/>
    <w:rsid w:val="00F62383"/>
    <w:rsid w:val="00F62EC3"/>
    <w:rsid w:val="00F63552"/>
    <w:rsid w:val="00F63B25"/>
    <w:rsid w:val="00F64612"/>
    <w:rsid w:val="00F651B1"/>
    <w:rsid w:val="00F65A79"/>
    <w:rsid w:val="00F6657B"/>
    <w:rsid w:val="00F66CA4"/>
    <w:rsid w:val="00F67A56"/>
    <w:rsid w:val="00F70188"/>
    <w:rsid w:val="00F70AF8"/>
    <w:rsid w:val="00F717E5"/>
    <w:rsid w:val="00F71A38"/>
    <w:rsid w:val="00F71A7C"/>
    <w:rsid w:val="00F727AF"/>
    <w:rsid w:val="00F7281D"/>
    <w:rsid w:val="00F734DF"/>
    <w:rsid w:val="00F7419D"/>
    <w:rsid w:val="00F74EFF"/>
    <w:rsid w:val="00F75D1B"/>
    <w:rsid w:val="00F760EC"/>
    <w:rsid w:val="00F763FD"/>
    <w:rsid w:val="00F76B54"/>
    <w:rsid w:val="00F76F34"/>
    <w:rsid w:val="00F7726C"/>
    <w:rsid w:val="00F77469"/>
    <w:rsid w:val="00F779C4"/>
    <w:rsid w:val="00F77F32"/>
    <w:rsid w:val="00F8077B"/>
    <w:rsid w:val="00F809DC"/>
    <w:rsid w:val="00F80CAD"/>
    <w:rsid w:val="00F80DE6"/>
    <w:rsid w:val="00F80DEC"/>
    <w:rsid w:val="00F825D0"/>
    <w:rsid w:val="00F82E64"/>
    <w:rsid w:val="00F82FD8"/>
    <w:rsid w:val="00F83669"/>
    <w:rsid w:val="00F838E6"/>
    <w:rsid w:val="00F846B2"/>
    <w:rsid w:val="00F852E4"/>
    <w:rsid w:val="00F854B6"/>
    <w:rsid w:val="00F86B13"/>
    <w:rsid w:val="00F87324"/>
    <w:rsid w:val="00F903F1"/>
    <w:rsid w:val="00F90C22"/>
    <w:rsid w:val="00F9246F"/>
    <w:rsid w:val="00F92F4A"/>
    <w:rsid w:val="00F95ADE"/>
    <w:rsid w:val="00F96203"/>
    <w:rsid w:val="00F97DA8"/>
    <w:rsid w:val="00FA0C8D"/>
    <w:rsid w:val="00FA0D85"/>
    <w:rsid w:val="00FA0E61"/>
    <w:rsid w:val="00FA0EF1"/>
    <w:rsid w:val="00FA11CF"/>
    <w:rsid w:val="00FA1E05"/>
    <w:rsid w:val="00FA1EDE"/>
    <w:rsid w:val="00FA2367"/>
    <w:rsid w:val="00FA27B9"/>
    <w:rsid w:val="00FA2945"/>
    <w:rsid w:val="00FA29DC"/>
    <w:rsid w:val="00FA2B69"/>
    <w:rsid w:val="00FA2C1C"/>
    <w:rsid w:val="00FA302A"/>
    <w:rsid w:val="00FA31A9"/>
    <w:rsid w:val="00FA32F5"/>
    <w:rsid w:val="00FA36C7"/>
    <w:rsid w:val="00FA3A8E"/>
    <w:rsid w:val="00FA4B7F"/>
    <w:rsid w:val="00FA4C04"/>
    <w:rsid w:val="00FA5463"/>
    <w:rsid w:val="00FA58E5"/>
    <w:rsid w:val="00FA5AC4"/>
    <w:rsid w:val="00FA64F1"/>
    <w:rsid w:val="00FA783E"/>
    <w:rsid w:val="00FA7CAE"/>
    <w:rsid w:val="00FA7E4B"/>
    <w:rsid w:val="00FB04F4"/>
    <w:rsid w:val="00FB0F18"/>
    <w:rsid w:val="00FB263C"/>
    <w:rsid w:val="00FB2FED"/>
    <w:rsid w:val="00FB42C0"/>
    <w:rsid w:val="00FB4D0E"/>
    <w:rsid w:val="00FB54C9"/>
    <w:rsid w:val="00FB57AE"/>
    <w:rsid w:val="00FB6461"/>
    <w:rsid w:val="00FB6A59"/>
    <w:rsid w:val="00FC03BE"/>
    <w:rsid w:val="00FC0458"/>
    <w:rsid w:val="00FC108C"/>
    <w:rsid w:val="00FC19C6"/>
    <w:rsid w:val="00FC2C31"/>
    <w:rsid w:val="00FC3F8F"/>
    <w:rsid w:val="00FC4DC4"/>
    <w:rsid w:val="00FC55BA"/>
    <w:rsid w:val="00FC5CEF"/>
    <w:rsid w:val="00FC602C"/>
    <w:rsid w:val="00FC6E84"/>
    <w:rsid w:val="00FC6F02"/>
    <w:rsid w:val="00FC7F31"/>
    <w:rsid w:val="00FD0167"/>
    <w:rsid w:val="00FD1436"/>
    <w:rsid w:val="00FD2138"/>
    <w:rsid w:val="00FD28F6"/>
    <w:rsid w:val="00FD3501"/>
    <w:rsid w:val="00FD4E35"/>
    <w:rsid w:val="00FD4FB2"/>
    <w:rsid w:val="00FD5143"/>
    <w:rsid w:val="00FD5EB6"/>
    <w:rsid w:val="00FD6900"/>
    <w:rsid w:val="00FD69BE"/>
    <w:rsid w:val="00FD6F98"/>
    <w:rsid w:val="00FD7285"/>
    <w:rsid w:val="00FD72EC"/>
    <w:rsid w:val="00FD7613"/>
    <w:rsid w:val="00FD7A15"/>
    <w:rsid w:val="00FD7BCA"/>
    <w:rsid w:val="00FD7BD4"/>
    <w:rsid w:val="00FE10B5"/>
    <w:rsid w:val="00FE1CEB"/>
    <w:rsid w:val="00FE223F"/>
    <w:rsid w:val="00FE45AE"/>
    <w:rsid w:val="00FE492E"/>
    <w:rsid w:val="00FE53D3"/>
    <w:rsid w:val="00FE59E5"/>
    <w:rsid w:val="00FE5BB0"/>
    <w:rsid w:val="00FE7332"/>
    <w:rsid w:val="00FE74A8"/>
    <w:rsid w:val="00FF003F"/>
    <w:rsid w:val="00FF0F50"/>
    <w:rsid w:val="00FF1314"/>
    <w:rsid w:val="00FF2F4D"/>
    <w:rsid w:val="00FF3642"/>
    <w:rsid w:val="00FF455D"/>
    <w:rsid w:val="00FF4DD4"/>
    <w:rsid w:val="00FF5FD9"/>
    <w:rsid w:val="00FF64F3"/>
    <w:rsid w:val="00FF6801"/>
    <w:rsid w:val="00FF68C4"/>
    <w:rsid w:val="00FF6BEF"/>
    <w:rsid w:val="00FF6CAC"/>
    <w:rsid w:val="00FF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2BBB70"/>
  <w15:chartTrackingRefBased/>
  <w15:docId w15:val="{4EC78D4F-00D3-4000-AB31-529E67B9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6EB"/>
  </w:style>
  <w:style w:type="paragraph" w:styleId="Titre1">
    <w:name w:val="heading 1"/>
    <w:basedOn w:val="Normal"/>
    <w:next w:val="Normal"/>
    <w:link w:val="Titre1Car"/>
    <w:uiPriority w:val="9"/>
    <w:qFormat/>
    <w:rsid w:val="00C61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F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22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930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0FD"/>
  </w:style>
  <w:style w:type="paragraph" w:styleId="Pieddepage">
    <w:name w:val="footer"/>
    <w:basedOn w:val="Normal"/>
    <w:link w:val="PieddepageCar"/>
    <w:uiPriority w:val="99"/>
    <w:unhideWhenUsed/>
    <w:rsid w:val="003930F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0FD"/>
  </w:style>
  <w:style w:type="paragraph" w:styleId="Paragraphedeliste">
    <w:name w:val="List Paragraph"/>
    <w:basedOn w:val="Normal"/>
    <w:uiPriority w:val="34"/>
    <w:qFormat/>
    <w:rsid w:val="004B62A9"/>
    <w:pPr>
      <w:ind w:left="720"/>
      <w:contextualSpacing/>
    </w:pPr>
    <w:rPr>
      <w:lang w:val="en-GB"/>
    </w:rPr>
  </w:style>
  <w:style w:type="character" w:customStyle="1" w:styleId="Titre1Car">
    <w:name w:val="Titre 1 Car"/>
    <w:basedOn w:val="Policepardfaut"/>
    <w:link w:val="Titre1"/>
    <w:uiPriority w:val="9"/>
    <w:rsid w:val="00C61D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61DAD"/>
    <w:pPr>
      <w:outlineLvl w:val="9"/>
    </w:pPr>
    <w:rPr>
      <w:lang w:val="en-US"/>
    </w:rPr>
  </w:style>
  <w:style w:type="paragraph" w:customStyle="1" w:styleId="Titre1pauvre">
    <w:name w:val="Titre 1 pauvre"/>
    <w:basedOn w:val="Titre1"/>
    <w:link w:val="Titre1pauvreCar"/>
    <w:qFormat/>
    <w:rsid w:val="000D6F47"/>
    <w:pPr>
      <w:jc w:val="both"/>
    </w:pPr>
    <w:rPr>
      <w:rFonts w:ascii="Calibri" w:hAnsi="Calibri"/>
      <w:b/>
      <w:bCs/>
      <w:color w:val="auto"/>
      <w:szCs w:val="28"/>
    </w:rPr>
  </w:style>
  <w:style w:type="character" w:customStyle="1" w:styleId="Titre1pauvreCar">
    <w:name w:val="Titre 1 pauvre Car"/>
    <w:basedOn w:val="Titre1Car"/>
    <w:link w:val="Titre1pauvre"/>
    <w:rsid w:val="009B561A"/>
    <w:rPr>
      <w:rFonts w:ascii="Calibri" w:eastAsiaTheme="majorEastAsia" w:hAnsi="Calibri" w:cstheme="majorBidi"/>
      <w:b/>
      <w:bCs/>
      <w:color w:val="2F5496" w:themeColor="accent1" w:themeShade="BF"/>
      <w:sz w:val="32"/>
      <w:szCs w:val="28"/>
      <w:lang w:val="en-GB"/>
    </w:rPr>
  </w:style>
  <w:style w:type="paragraph" w:styleId="TM1">
    <w:name w:val="toc 1"/>
    <w:basedOn w:val="Normal"/>
    <w:next w:val="Normal"/>
    <w:autoRedefine/>
    <w:uiPriority w:val="39"/>
    <w:unhideWhenUsed/>
    <w:rsid w:val="006C221D"/>
    <w:pPr>
      <w:spacing w:after="100"/>
    </w:pPr>
    <w:rPr>
      <w:lang w:val="en-GB"/>
    </w:rPr>
  </w:style>
  <w:style w:type="character" w:styleId="Lienhypertexte">
    <w:name w:val="Hyperlink"/>
    <w:basedOn w:val="Policepardfaut"/>
    <w:uiPriority w:val="99"/>
    <w:unhideWhenUsed/>
    <w:qFormat/>
    <w:rsid w:val="00DC62E2"/>
    <w:rPr>
      <w:color w:val="0563C1"/>
      <w:u w:val="none"/>
    </w:rPr>
  </w:style>
  <w:style w:type="paragraph" w:customStyle="1" w:styleId="Titre1numrot">
    <w:name w:val="Titre 1 numéroté"/>
    <w:basedOn w:val="Titre1"/>
    <w:next w:val="Normal"/>
    <w:link w:val="Titre1numrotCar"/>
    <w:qFormat/>
    <w:rsid w:val="0094191B"/>
    <w:pPr>
      <w:numPr>
        <w:numId w:val="1"/>
      </w:numPr>
      <w:jc w:val="both"/>
    </w:pPr>
    <w:rPr>
      <w:rFonts w:ascii="Calibri" w:hAnsi="Calibri"/>
      <w:b/>
      <w:bCs/>
      <w:color w:val="C00000"/>
      <w:sz w:val="22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857C74"/>
    <w:rPr>
      <w:sz w:val="16"/>
      <w:szCs w:val="16"/>
    </w:rPr>
  </w:style>
  <w:style w:type="character" w:customStyle="1" w:styleId="Titre1numrotCar">
    <w:name w:val="Titre 1 numéroté Car"/>
    <w:basedOn w:val="Titre1Car"/>
    <w:link w:val="Titre1numrot"/>
    <w:rsid w:val="0094191B"/>
    <w:rPr>
      <w:rFonts w:ascii="Calibri" w:eastAsiaTheme="majorEastAsia" w:hAnsi="Calibri" w:cstheme="majorBidi"/>
      <w:b/>
      <w:bCs/>
      <w:color w:val="C00000"/>
      <w:sz w:val="32"/>
      <w:szCs w:val="32"/>
      <w:u w:val="single"/>
      <w:lang w:val="en-GB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57C74"/>
    <w:pPr>
      <w:spacing w:line="240" w:lineRule="auto"/>
    </w:pPr>
    <w:rPr>
      <w:sz w:val="20"/>
      <w:szCs w:val="20"/>
      <w:lang w:val="en-GB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57C74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57C7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57C74"/>
    <w:rPr>
      <w:b/>
      <w:bCs/>
      <w:sz w:val="20"/>
      <w:szCs w:val="20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6A227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Titre3numrot">
    <w:name w:val="Titre 3 numéroté"/>
    <w:basedOn w:val="Titre3"/>
    <w:next w:val="Normal"/>
    <w:link w:val="Titre3numrotCar"/>
    <w:qFormat/>
    <w:rsid w:val="0094191B"/>
    <w:pPr>
      <w:numPr>
        <w:numId w:val="4"/>
      </w:numPr>
      <w:jc w:val="both"/>
    </w:pPr>
    <w:rPr>
      <w:rFonts w:ascii="Calibri" w:hAnsi="Calibri"/>
      <w:b/>
      <w:bCs/>
      <w:color w:val="538135" w:themeColor="accent6" w:themeShade="BF"/>
    </w:rPr>
  </w:style>
  <w:style w:type="character" w:customStyle="1" w:styleId="Titre3numrotCar">
    <w:name w:val="Titre 3 numéroté Car"/>
    <w:basedOn w:val="Titre3Car"/>
    <w:link w:val="Titre3numrot"/>
    <w:rsid w:val="0094191B"/>
    <w:rPr>
      <w:rFonts w:ascii="Calibri" w:eastAsiaTheme="majorEastAsia" w:hAnsi="Calibri" w:cstheme="majorBidi"/>
      <w:b/>
      <w:bCs/>
      <w:color w:val="538135" w:themeColor="accent6" w:themeShade="BF"/>
      <w:sz w:val="24"/>
      <w:szCs w:val="24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425FF"/>
    <w:pPr>
      <w:spacing w:after="100"/>
      <w:ind w:left="440"/>
    </w:pPr>
    <w:rPr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140F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customStyle="1" w:styleId="Titre2numrot">
    <w:name w:val="Titre 2 numéroté"/>
    <w:basedOn w:val="Titre2"/>
    <w:link w:val="Titre2numrotCar"/>
    <w:qFormat/>
    <w:rsid w:val="00A30BC0"/>
    <w:pPr>
      <w:numPr>
        <w:numId w:val="2"/>
      </w:numPr>
      <w:jc w:val="both"/>
    </w:pPr>
    <w:rPr>
      <w:rFonts w:ascii="Calibri" w:hAnsi="Calibri"/>
      <w:b/>
      <w:bCs/>
      <w:sz w:val="24"/>
      <w:u w:val="single"/>
    </w:rPr>
  </w:style>
  <w:style w:type="character" w:customStyle="1" w:styleId="Titre2numrotCar">
    <w:name w:val="Titre 2 numéroté Car"/>
    <w:basedOn w:val="Titre2Car"/>
    <w:link w:val="Titre2numrot"/>
    <w:rsid w:val="00A30BC0"/>
    <w:rPr>
      <w:rFonts w:ascii="Calibri" w:eastAsiaTheme="majorEastAsia" w:hAnsi="Calibri" w:cstheme="majorBidi"/>
      <w:b/>
      <w:bCs/>
      <w:color w:val="2F5496" w:themeColor="accent1" w:themeShade="BF"/>
      <w:sz w:val="24"/>
      <w:szCs w:val="26"/>
      <w:u w:val="single"/>
      <w:lang w:val="en-GB"/>
    </w:rPr>
  </w:style>
  <w:style w:type="paragraph" w:styleId="TM2">
    <w:name w:val="toc 2"/>
    <w:basedOn w:val="Normal"/>
    <w:next w:val="Normal"/>
    <w:autoRedefine/>
    <w:uiPriority w:val="39"/>
    <w:unhideWhenUsed/>
    <w:rsid w:val="00A627A8"/>
    <w:pPr>
      <w:spacing w:after="100"/>
      <w:ind w:left="220"/>
    </w:pPr>
    <w:rPr>
      <w:lang w:val="en-GB"/>
    </w:rPr>
  </w:style>
  <w:style w:type="paragraph" w:customStyle="1" w:styleId="Code">
    <w:name w:val="Code"/>
    <w:basedOn w:val="Normal"/>
    <w:link w:val="CodeCar"/>
    <w:qFormat/>
    <w:rsid w:val="00F477ED"/>
    <w:pPr>
      <w:spacing w:after="0"/>
    </w:pPr>
    <w:rPr>
      <w:rFonts w:ascii="Consolas" w:hAnsi="Consolas"/>
      <w:sz w:val="20"/>
      <w:szCs w:val="20"/>
      <w:lang w:val="en-GB"/>
    </w:rPr>
  </w:style>
  <w:style w:type="paragraph" w:customStyle="1" w:styleId="Spacedtitle">
    <w:name w:val="Spaced title"/>
    <w:basedOn w:val="Normal"/>
    <w:link w:val="SpacedtitleCar"/>
    <w:qFormat/>
    <w:rsid w:val="00902A5E"/>
    <w:pPr>
      <w:spacing w:after="0"/>
    </w:pPr>
    <w:rPr>
      <w:rFonts w:ascii="Helvetica" w:hAnsi="Helvetica"/>
      <w:b/>
      <w:caps/>
      <w:spacing w:val="60"/>
      <w:sz w:val="20"/>
      <w:lang w:val="en-GB"/>
    </w:rPr>
  </w:style>
  <w:style w:type="character" w:customStyle="1" w:styleId="CodeCar">
    <w:name w:val="Code Car"/>
    <w:basedOn w:val="Policepardfaut"/>
    <w:link w:val="Code"/>
    <w:rsid w:val="00F477ED"/>
    <w:rPr>
      <w:rFonts w:ascii="Consolas" w:hAnsi="Consolas"/>
      <w:sz w:val="20"/>
      <w:szCs w:val="20"/>
      <w:lang w:val="en-GB"/>
    </w:rPr>
  </w:style>
  <w:style w:type="character" w:customStyle="1" w:styleId="SpacedtitleCar">
    <w:name w:val="Spaced title Car"/>
    <w:basedOn w:val="Policepardfaut"/>
    <w:link w:val="Spacedtitle"/>
    <w:rsid w:val="00B879BD"/>
    <w:rPr>
      <w:rFonts w:ascii="Helvetica" w:hAnsi="Helvetica"/>
      <w:b/>
      <w:caps/>
      <w:spacing w:val="60"/>
      <w:sz w:val="20"/>
      <w:lang w:val="en-GB"/>
    </w:rPr>
  </w:style>
  <w:style w:type="character" w:styleId="Mentionnonrsolue">
    <w:name w:val="Unresolved Mention"/>
    <w:basedOn w:val="Policepardfaut"/>
    <w:uiPriority w:val="99"/>
    <w:semiHidden/>
    <w:unhideWhenUsed/>
    <w:rsid w:val="00AE174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unhideWhenUsed/>
    <w:rsid w:val="003172EA"/>
    <w:rPr>
      <w:color w:val="0563C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6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6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0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4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9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9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2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6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9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41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ncrea-my.sharepoint.com/personal/eugenie_dalmas_isen_yncrea_fr/Documents/Interface%20BIOCAD%20-%20Documentation.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RemiArbache/BIOCAD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yncrea-my.sharepoint.com/personal/eugenie_dalmas_isen_yncrea_fr/Documents/Interface%20BIOCAD%20-%20Documentation.doc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ncrea-my.sharepoint.com/personal/eugenie_dalmas_isen_yncrea_fr/Documents/Interface%20BIOCAD%20-%20Documentation.docx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C1D4E8F9DC344496C933B83E9433B4" ma:contentTypeVersion="5" ma:contentTypeDescription="Crée un document." ma:contentTypeScope="" ma:versionID="08ea4810e032b360b5ddf81a0ce088e0">
  <xsd:schema xmlns:xsd="http://www.w3.org/2001/XMLSchema" xmlns:xs="http://www.w3.org/2001/XMLSchema" xmlns:p="http://schemas.microsoft.com/office/2006/metadata/properties" xmlns:ns3="00ef838d-8937-49c9-93bc-a06960a2b4a5" xmlns:ns4="ed59f10e-46ef-4106-a23a-abf821f039f4" targetNamespace="http://schemas.microsoft.com/office/2006/metadata/properties" ma:root="true" ma:fieldsID="e3154fb6d1cc37f433347716b0758d16" ns3:_="" ns4:_="">
    <xsd:import namespace="00ef838d-8937-49c9-93bc-a06960a2b4a5"/>
    <xsd:import namespace="ed59f10e-46ef-4106-a23a-abf821f039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f838d-8937-49c9-93bc-a06960a2b4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9f10e-46ef-4106-a23a-abf821f039f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A41B00-BF86-457A-8A63-191C364F4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ef838d-8937-49c9-93bc-a06960a2b4a5"/>
    <ds:schemaRef ds:uri="ed59f10e-46ef-4106-a23a-abf821f03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38A472-6BD7-4D23-9FEE-AFB8221BED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AA47DF-A06A-4F2A-A86D-06982A44C8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05959E-67D3-4B3C-805C-0D2CDEEF8A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5408</Words>
  <Characters>29747</Characters>
  <Application>Microsoft Office Word</Application>
  <DocSecurity>0</DocSecurity>
  <Lines>247</Lines>
  <Paragraphs>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35085</CharactersWithSpaces>
  <SharedDoc>false</SharedDoc>
  <HLinks>
    <vt:vector size="690" baseType="variant">
      <vt:variant>
        <vt:i4>7929964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setValuesFromArray</vt:lpwstr>
      </vt:variant>
      <vt:variant>
        <vt:i4>7798892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saveParameters</vt:lpwstr>
      </vt:variant>
      <vt:variant>
        <vt:i4>983058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refreshParametersDisplay</vt:lpwstr>
      </vt:variant>
      <vt:variant>
        <vt:i4>7864420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loadParameters</vt:lpwstr>
      </vt:variant>
      <vt:variant>
        <vt:i4>6488179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initFigure</vt:lpwstr>
      </vt:variant>
      <vt:variant>
        <vt:i4>1245199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initCells</vt:lpwstr>
      </vt:variant>
      <vt:variant>
        <vt:i4>6881394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IMSCellPreview</vt:lpwstr>
      </vt:variant>
      <vt:variant>
        <vt:i4>7209061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getChildren</vt:lpwstr>
      </vt:variant>
      <vt:variant>
        <vt:i4>1310738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dispFileInfo</vt:lpwstr>
      </vt:variant>
      <vt:variant>
        <vt:i4>1048589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countElements</vt:lpwstr>
      </vt:variant>
      <vt:variant>
        <vt:i4>6750312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checkModelCells</vt:lpwstr>
      </vt:variant>
      <vt:variant>
        <vt:i4>589833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checkMandatoryFields</vt:lpwstr>
      </vt:variant>
      <vt:variant>
        <vt:i4>1900554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checkIMSFiles</vt:lpwstr>
      </vt:variant>
      <vt:variant>
        <vt:i4>7078004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checkFrequencyRange</vt:lpwstr>
      </vt:variant>
      <vt:variant>
        <vt:i4>393221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assignAndRun</vt:lpwstr>
      </vt:variant>
      <vt:variant>
        <vt:i4>1376275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appendChildrenToArray</vt:lpwstr>
      </vt:variant>
      <vt:variant>
        <vt:i4>1900556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UIFigureCloseRequest</vt:lpwstr>
      </vt:variant>
      <vt:variant>
        <vt:i4>786459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UIAxesButtonDown</vt:lpwstr>
      </vt:variant>
      <vt:variant>
        <vt:i4>8061045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startupFcn</vt:lpwstr>
      </vt:variant>
      <vt:variant>
        <vt:i4>1179674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SaveButtonPushed</vt:lpwstr>
      </vt:variant>
      <vt:variant>
        <vt:i4>8257646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SaveAllFiguresButtonPushed</vt:lpwstr>
      </vt:variant>
      <vt:variant>
        <vt:i4>6946926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RunButtonPushed</vt:lpwstr>
      </vt:variant>
      <vt:variant>
        <vt:i4>196638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PreviewallButton</vt:lpwstr>
      </vt:variant>
      <vt:variant>
        <vt:i4>1441800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OpeninexternalfigureMenuSelected</vt:lpwstr>
      </vt:variant>
      <vt:variant>
        <vt:i4>786447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MeshdensitySliderValueChanged</vt:lpwstr>
      </vt:variant>
      <vt:variant>
        <vt:i4>6553722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LoadMPHButtonPushed</vt:lpwstr>
      </vt:variant>
      <vt:variant>
        <vt:i4>524343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LoadMatlabFileButton_ParametersPushed</vt:lpwstr>
      </vt:variant>
      <vt:variant>
        <vt:i4>6422612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LoadMatlabFileButton_MenuPushed</vt:lpwstr>
      </vt:variant>
      <vt:variant>
        <vt:i4>1441820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LoadIMSFolderButtonPushed</vt:lpwstr>
      </vt:variant>
      <vt:variant>
        <vt:i4>3342343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ClearButton_MicroSystemPushed</vt:lpwstr>
      </vt:variant>
      <vt:variant>
        <vt:i4>4653177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ClearButton_BiocellsPushed</vt:lpwstr>
      </vt:variant>
      <vt:variant>
        <vt:i4>7733345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BrowseButtonPushed</vt:lpwstr>
      </vt:variant>
      <vt:variant>
        <vt:i4>524296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AboutButtonPushed</vt:lpwstr>
      </vt:variant>
      <vt:variant>
        <vt:i4>6422639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AddcellstomodelButtonPushed</vt:lpwstr>
      </vt:variant>
      <vt:variant>
        <vt:i4>589839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6619233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6619233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589839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786441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7602294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lastAxisClicked</vt:lpwstr>
      </vt:variant>
      <vt:variant>
        <vt:i4>6488179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initFigure</vt:lpwstr>
      </vt:variant>
      <vt:variant>
        <vt:i4>786459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UIAxesButtonDown</vt:lpwstr>
      </vt:variant>
      <vt:variant>
        <vt:i4>1441800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OpeninexternalfigureMenuSelected</vt:lpwstr>
      </vt:variant>
      <vt:variant>
        <vt:i4>7602294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lastAxisClicked</vt:lpwstr>
      </vt:variant>
      <vt:variant>
        <vt:i4>6750312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checkModelCells</vt:lpwstr>
      </vt:variant>
      <vt:variant>
        <vt:i4>262154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buildImarisCells</vt:lpwstr>
      </vt:variant>
      <vt:variant>
        <vt:i4>589839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6619233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1310738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dispFileInfo</vt:lpwstr>
      </vt:variant>
      <vt:variant>
        <vt:i4>786441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1310738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dispFileInfo</vt:lpwstr>
      </vt:variant>
      <vt:variant>
        <vt:i4>6619233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1310738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dispFileInfo</vt:lpwstr>
      </vt:variant>
      <vt:variant>
        <vt:i4>1245199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initCells</vt:lpwstr>
      </vt:variant>
      <vt:variant>
        <vt:i4>589839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589839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786441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6619233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1048589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countElements</vt:lpwstr>
      </vt:variant>
      <vt:variant>
        <vt:i4>1310738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dispFileInfo</vt:lpwstr>
      </vt:variant>
      <vt:variant>
        <vt:i4>983058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refreshParametersDisplay</vt:lpwstr>
      </vt:variant>
      <vt:variant>
        <vt:i4>589839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6881394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IMSCellPreview</vt:lpwstr>
      </vt:variant>
      <vt:variant>
        <vt:i4>1900554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checkIMSFiles</vt:lpwstr>
      </vt:variant>
      <vt:variant>
        <vt:i4>7864420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loadParameters</vt:lpwstr>
      </vt:variant>
      <vt:variant>
        <vt:i4>7864420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loadParameters</vt:lpwstr>
      </vt:variant>
      <vt:variant>
        <vt:i4>6881394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IMSCellPreview</vt:lpwstr>
      </vt:variant>
      <vt:variant>
        <vt:i4>7798892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saveParameters</vt:lpwstr>
      </vt:variant>
      <vt:variant>
        <vt:i4>6881394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IMSCellPreview</vt:lpwstr>
      </vt:variant>
      <vt:variant>
        <vt:i4>6488179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initFigure</vt:lpwstr>
      </vt:variant>
      <vt:variant>
        <vt:i4>7078004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checkFrequencyRange</vt:lpwstr>
      </vt:variant>
      <vt:variant>
        <vt:i4>589833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checkMandatoryFields</vt:lpwstr>
      </vt:variant>
      <vt:variant>
        <vt:i4>393221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assignAndRun</vt:lpwstr>
      </vt:variant>
      <vt:variant>
        <vt:i4>786441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1245199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initCells</vt:lpwstr>
      </vt:variant>
      <vt:variant>
        <vt:i4>6619233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589839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6422639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AddcellstomodelButtonPushed</vt:lpwstr>
      </vt:variant>
      <vt:variant>
        <vt:i4>6946926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RunButtonPushed</vt:lpwstr>
      </vt:variant>
      <vt:variant>
        <vt:i4>131159</vt:i4>
      </vt:variant>
      <vt:variant>
        <vt:i4>150</vt:i4>
      </vt:variant>
      <vt:variant>
        <vt:i4>0</vt:i4>
      </vt:variant>
      <vt:variant>
        <vt:i4>5</vt:i4>
      </vt:variant>
      <vt:variant>
        <vt:lpwstr>https://yncrea-my.sharepoint.com/personal/eugenie_dalmas_isen_yncrea_fr/Documents/Interface BIOCAD - Documentation.docx</vt:lpwstr>
      </vt:variant>
      <vt:variant>
        <vt:lpwstr>loadedModel</vt:lpwstr>
      </vt:variant>
      <vt:variant>
        <vt:i4>6946926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RunButtonPushed</vt:lpwstr>
      </vt:variant>
      <vt:variant>
        <vt:i4>7209017</vt:i4>
      </vt:variant>
      <vt:variant>
        <vt:i4>144</vt:i4>
      </vt:variant>
      <vt:variant>
        <vt:i4>0</vt:i4>
      </vt:variant>
      <vt:variant>
        <vt:i4>5</vt:i4>
      </vt:variant>
      <vt:variant>
        <vt:lpwstr>https://yncrea-my.sharepoint.com/personal/eugenie_dalmas_isen_yncrea_fr/Documents/Interface BIOCAD - Documentation.docx</vt:lpwstr>
      </vt:variant>
      <vt:variant>
        <vt:lpwstr>cells</vt:lpwstr>
      </vt:variant>
      <vt:variant>
        <vt:i4>1441820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loadIMSFolderButtonPushed</vt:lpwstr>
      </vt:variant>
      <vt:variant>
        <vt:i4>7209017</vt:i4>
      </vt:variant>
      <vt:variant>
        <vt:i4>138</vt:i4>
      </vt:variant>
      <vt:variant>
        <vt:i4>0</vt:i4>
      </vt:variant>
      <vt:variant>
        <vt:i4>5</vt:i4>
      </vt:variant>
      <vt:variant>
        <vt:lpwstr>https://yncrea-my.sharepoint.com/personal/eugenie_dalmas_isen_yncrea_fr/Documents/Interface BIOCAD - Documentation.docx</vt:lpwstr>
      </vt:variant>
      <vt:variant>
        <vt:lpwstr>cells</vt:lpwstr>
      </vt:variant>
      <vt:variant>
        <vt:i4>6684785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externalFigure</vt:lpwstr>
      </vt:variant>
      <vt:variant>
        <vt:i4>6619233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589839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6619233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786441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7798892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saveParameters</vt:lpwstr>
      </vt:variant>
      <vt:variant>
        <vt:i4>7798892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saveParameters</vt:lpwstr>
      </vt:variant>
      <vt:variant>
        <vt:i4>7864420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loadParameters</vt:lpwstr>
      </vt:variant>
      <vt:variant>
        <vt:i4>589839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6619233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786441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1376275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appendChildrenToArray</vt:lpwstr>
      </vt:variant>
      <vt:variant>
        <vt:i4>6619233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loadedModel</vt:lpwstr>
      </vt:variant>
      <vt:variant>
        <vt:i4>589839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cells</vt:lpwstr>
      </vt:variant>
      <vt:variant>
        <vt:i4>786441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settings</vt:lpwstr>
      </vt:variant>
      <vt:variant>
        <vt:i4>6684785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externalFigure</vt:lpwstr>
      </vt:variant>
      <vt:variant>
        <vt:i4>655386</vt:i4>
      </vt:variant>
      <vt:variant>
        <vt:i4>87</vt:i4>
      </vt:variant>
      <vt:variant>
        <vt:i4>0</vt:i4>
      </vt:variant>
      <vt:variant>
        <vt:i4>5</vt:i4>
      </vt:variant>
      <vt:variant>
        <vt:lpwstr>https://github.com/RemiArbache/BIOCAD</vt:lpwstr>
      </vt:variant>
      <vt:variant>
        <vt:lpwstr/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_Toc70499194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_Toc70499193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_Toc70499192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_Toc70499191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_Toc70499190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_Toc70499189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_Toc70499188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_Toc70499187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_Toc70499186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_Toc70499185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_Toc70499184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_Toc70499183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_Toc70499182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_Toc70499181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Eugenie DALMAS</dc:creator>
  <cp:keywords/>
  <dc:description/>
  <cp:lastModifiedBy>vincent senez</cp:lastModifiedBy>
  <cp:revision>2</cp:revision>
  <cp:lastPrinted>2021-04-29T11:45:00Z</cp:lastPrinted>
  <dcterms:created xsi:type="dcterms:W3CDTF">2021-05-26T07:24:00Z</dcterms:created>
  <dcterms:modified xsi:type="dcterms:W3CDTF">2021-05-26T07:24:00Z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0x010100F8C1D4E8F9DC344496C933B83E9433B4</vt:lpwstr>
  </property>
</Properties>
</file>